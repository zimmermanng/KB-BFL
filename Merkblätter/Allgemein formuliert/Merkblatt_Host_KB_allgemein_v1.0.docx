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18545" w14:textId="6E5C80F4" w:rsidR="00C4776D" w:rsidRDefault="00A111E5">
      <w:pPr>
        <w:pStyle w:val="berschrift1"/>
      </w:pPr>
      <w:r>
        <w:t xml:space="preserve">Merkblatt für die ausführende Organisation </w:t>
      </w:r>
      <w:del w:id="0" w:author="Laura Eppler" w:date="2025-11-24T10:56:00Z">
        <w:r w:rsidDel="009A2688">
          <w:delText xml:space="preserve">der </w:delText>
        </w:r>
      </w:del>
      <w:ins w:id="1" w:author="Laura Eppler" w:date="2025-11-24T10:56:00Z">
        <w:r w:rsidR="009A2688">
          <w:t>einer</w:t>
        </w:r>
        <w:r w:rsidR="009A2688">
          <w:t xml:space="preserve"> </w:t>
        </w:r>
      </w:ins>
      <w:r>
        <w:t xml:space="preserve">Knowledge-Badge </w:t>
      </w:r>
      <w:del w:id="2" w:author="Laura Eppler" w:date="2025-11-24T10:57:00Z">
        <w:r w:rsidDel="009A2688">
          <w:delText xml:space="preserve">„Barrierefrei lehren“- </w:delText>
        </w:r>
      </w:del>
      <w:r>
        <w:t>Prüfung</w:t>
      </w:r>
    </w:p>
    <w:p w14:paraId="18428102" w14:textId="44AFAE41" w:rsidR="00C4776D" w:rsidRDefault="00A111E5">
      <w:pPr>
        <w:rPr>
          <w:i/>
          <w:iCs/>
        </w:rPr>
      </w:pPr>
      <w:r>
        <w:rPr>
          <w:i/>
          <w:iCs/>
        </w:rPr>
        <w:t xml:space="preserve">Version 1.0 </w:t>
      </w:r>
      <w:r w:rsidR="00B00C9E">
        <w:rPr>
          <w:i/>
          <w:iCs/>
        </w:rPr>
        <w:t xml:space="preserve">– </w:t>
      </w:r>
      <w:r>
        <w:rPr>
          <w:i/>
          <w:iCs/>
        </w:rPr>
        <w:t>2025-1</w:t>
      </w:r>
      <w:r w:rsidR="005A5459">
        <w:rPr>
          <w:i/>
          <w:iCs/>
        </w:rPr>
        <w:t>1</w:t>
      </w:r>
      <w:r>
        <w:rPr>
          <w:i/>
          <w:iCs/>
        </w:rPr>
        <w:t>-</w:t>
      </w:r>
      <w:ins w:id="3" w:author="Laura Eppler" w:date="2025-11-24T10:57:00Z">
        <w:r w:rsidR="009A2688">
          <w:rPr>
            <w:i/>
            <w:iCs/>
          </w:rPr>
          <w:t>24</w:t>
        </w:r>
      </w:ins>
      <w:del w:id="4" w:author="Laura Eppler" w:date="2025-11-24T10:57:00Z">
        <w:r w:rsidDel="009A2688">
          <w:rPr>
            <w:i/>
            <w:iCs/>
          </w:rPr>
          <w:delText>0</w:delText>
        </w:r>
        <w:r w:rsidR="00B00C9E" w:rsidDel="009A2688">
          <w:rPr>
            <w:i/>
            <w:iCs/>
          </w:rPr>
          <w:delText>6</w:delText>
        </w:r>
      </w:del>
    </w:p>
    <w:p w14:paraId="4A5BF481" w14:textId="77777777" w:rsidR="00C4776D" w:rsidRDefault="00A111E5">
      <w:r>
        <w:t>Zunächst freuen wir uns, dass Sie sich dafür interessieren, eine Knowledge Badge-Prüfung an Ihrer Einrichtung zu hosten. Hier finden Sie einige Informationen, die zur Vorbereitung und Durchführung der Prüfung zu beachten sind.</w:t>
      </w:r>
    </w:p>
    <w:p w14:paraId="44BFDD58" w14:textId="77777777" w:rsidR="00C4776D" w:rsidRDefault="00A111E5">
      <w:pPr>
        <w:pStyle w:val="berschrift2"/>
      </w:pPr>
      <w:r>
        <w:t>Vorbereitung</w:t>
      </w:r>
    </w:p>
    <w:p w14:paraId="0F9B42B4" w14:textId="77777777" w:rsidR="00C4776D" w:rsidRDefault="00A111E5">
      <w:pPr>
        <w:rPr>
          <w:lang w:bidi="th-TH"/>
        </w:rPr>
      </w:pPr>
      <w:r>
        <w:rPr>
          <w:lang w:bidi="th-TH"/>
        </w:rPr>
        <w:t>Die folgenden Schritte sollten Sie vorbereitend durchführen:</w:t>
      </w:r>
    </w:p>
    <w:p w14:paraId="525A9CAD" w14:textId="0AACAEDB" w:rsidR="00C4776D" w:rsidRDefault="00A111E5">
      <w:pPr>
        <w:pStyle w:val="Listenabsatz"/>
        <w:numPr>
          <w:ilvl w:val="0"/>
          <w:numId w:val="5"/>
        </w:numPr>
        <w:rPr>
          <w:lang w:bidi="th-TH"/>
        </w:rPr>
      </w:pPr>
      <w:r>
        <w:rPr>
          <w:lang w:bidi="th-TH"/>
        </w:rPr>
        <w:t xml:space="preserve">Melden Sie sich beim </w:t>
      </w:r>
      <w:ins w:id="5" w:author="Laura Eppler" w:date="2025-11-24T10:57:00Z">
        <w:r w:rsidR="009A2688">
          <w:rPr>
            <w:lang w:bidi="th-TH"/>
          </w:rPr>
          <w:t xml:space="preserve">zuständigen </w:t>
        </w:r>
      </w:ins>
      <w:r>
        <w:rPr>
          <w:lang w:bidi="th-TH"/>
        </w:rPr>
        <w:t>Knowledge Badge-Team, wenn Sie eine Prüfung hosten möchten</w:t>
      </w:r>
      <w:ins w:id="6" w:author="Laura Eppler" w:date="2025-11-24T10:57:00Z">
        <w:r w:rsidR="009A2688">
          <w:rPr>
            <w:lang w:bidi="th-TH"/>
          </w:rPr>
          <w:t xml:space="preserve">. </w:t>
        </w:r>
        <w:r w:rsidR="009A2688" w:rsidRPr="009A2688">
          <w:rPr>
            <w:lang w:bidi="th-TH"/>
          </w:rPr>
          <w:t>Die Kontaktdaten finden Sie auf der Webseite des entsprechenden Knowledge Badges.</w:t>
        </w:r>
      </w:ins>
      <w:del w:id="7" w:author="Laura Eppler" w:date="2025-11-24T10:57:00Z">
        <w:r w:rsidDel="009A2688">
          <w:rPr>
            <w:lang w:bidi="th-TH"/>
          </w:rPr>
          <w:delText xml:space="preserve"> (</w:delText>
        </w:r>
        <w:r w:rsidR="00673245" w:rsidDel="009A2688">
          <w:fldChar w:fldCharType="begin"/>
        </w:r>
        <w:r w:rsidR="00673245" w:rsidDel="009A2688">
          <w:delInstrText xml:space="preserve"> HYPERLINK "mailto:bf-lehren@hdm-stuttgart.deo" \o "bf-lehren@hdm-stuttgart.de" </w:delInstrText>
        </w:r>
        <w:r w:rsidR="00673245" w:rsidDel="009A2688">
          <w:fldChar w:fldCharType="separate"/>
        </w:r>
        <w:r w:rsidDel="009A2688">
          <w:rPr>
            <w:rStyle w:val="Hyperlink"/>
            <w:rFonts w:eastAsia="Calibri"/>
            <w:szCs w:val="28"/>
            <w:lang w:bidi="th-TH"/>
          </w:rPr>
          <w:delText>bf-lehren@hdm-stuttgart.de</w:delText>
        </w:r>
        <w:r w:rsidR="00673245" w:rsidDel="009A2688">
          <w:rPr>
            <w:rStyle w:val="Hyperlink"/>
            <w:rFonts w:eastAsia="Calibri"/>
            <w:szCs w:val="28"/>
            <w:lang w:bidi="th-TH"/>
          </w:rPr>
          <w:fldChar w:fldCharType="end"/>
        </w:r>
        <w:r w:rsidDel="009A2688">
          <w:rPr>
            <w:lang w:bidi="th-TH"/>
          </w:rPr>
          <w:delText xml:space="preserve"> oder telefonisch unter +49</w:delText>
        </w:r>
        <w:r w:rsidDel="009A2688">
          <w:delText>1717733711</w:delText>
        </w:r>
        <w:r w:rsidDel="009A2688">
          <w:rPr>
            <w:lang w:bidi="th-TH"/>
          </w:rPr>
          <w:delText>)</w:delText>
        </w:r>
      </w:del>
    </w:p>
    <w:p w14:paraId="6ACA51A0" w14:textId="77777777" w:rsidR="00C4776D" w:rsidRDefault="00A111E5">
      <w:pPr>
        <w:pStyle w:val="Listenabsatz"/>
        <w:numPr>
          <w:ilvl w:val="0"/>
          <w:numId w:val="5"/>
        </w:numPr>
        <w:rPr>
          <w:lang w:bidi="th-TH"/>
        </w:rPr>
      </w:pPr>
      <w:r>
        <w:rPr>
          <w:lang w:bidi="th-TH"/>
        </w:rPr>
        <w:t>Voraussetzungen prüfen:</w:t>
      </w:r>
    </w:p>
    <w:p w14:paraId="6EAA5724" w14:textId="77777777" w:rsidR="00C4776D" w:rsidRDefault="00A111E5">
      <w:pPr>
        <w:pStyle w:val="Listenabsatz"/>
        <w:numPr>
          <w:ilvl w:val="1"/>
          <w:numId w:val="5"/>
        </w:numPr>
        <w:rPr>
          <w:lang w:bidi="th-TH"/>
        </w:rPr>
      </w:pPr>
      <w:r>
        <w:rPr>
          <w:lang w:bidi="th-TH"/>
        </w:rPr>
        <w:t>Geeigneter Raum verfügbar, mit zuverlässiger, offener Internetverbindung („Gast-WLAN“), Stromanschlüssen, ggf. Rechner vor Ort.</w:t>
      </w:r>
    </w:p>
    <w:p w14:paraId="17DDEF33" w14:textId="09A5F270" w:rsidR="00C4776D" w:rsidRDefault="00A111E5">
      <w:pPr>
        <w:pStyle w:val="Listenabsatz"/>
        <w:numPr>
          <w:ilvl w:val="1"/>
          <w:numId w:val="5"/>
        </w:numPr>
        <w:rPr>
          <w:lang w:bidi="th-TH"/>
        </w:rPr>
      </w:pPr>
      <w:r>
        <w:rPr>
          <w:lang w:bidi="th-TH"/>
        </w:rPr>
        <w:t xml:space="preserve">Aufsichtsperson(en) verfügbar (1 Person kann bis zu 10 Prüflinge beaufsichtigen, 2 bis zu 20, usw.). Für die Aufsichtspersonen muss </w:t>
      </w:r>
      <w:r w:rsidR="00A51046">
        <w:rPr>
          <w:lang w:bidi="th-TH"/>
        </w:rPr>
        <w:t xml:space="preserve">mindestens </w:t>
      </w:r>
      <w:r>
        <w:rPr>
          <w:lang w:bidi="th-TH"/>
        </w:rPr>
        <w:t>eine der folgenden Bedingungen erfüllt sein:</w:t>
      </w:r>
    </w:p>
    <w:p w14:paraId="382E3964" w14:textId="2061303F" w:rsidR="00C4776D" w:rsidRDefault="00A111E5">
      <w:pPr>
        <w:pStyle w:val="Listenabsatz"/>
        <w:numPr>
          <w:ilvl w:val="2"/>
          <w:numId w:val="5"/>
        </w:numPr>
        <w:rPr>
          <w:lang w:bidi="th-TH"/>
        </w:rPr>
      </w:pPr>
      <w:r>
        <w:rPr>
          <w:lang w:bidi="th-TH"/>
        </w:rPr>
        <w:t>Sie müssen selbst das Knowledge Badge besitzen</w:t>
      </w:r>
      <w:r w:rsidR="00A51046">
        <w:rPr>
          <w:lang w:bidi="th-TH"/>
        </w:rPr>
        <w:t>.</w:t>
      </w:r>
    </w:p>
    <w:p w14:paraId="605C7E34" w14:textId="605F57FB" w:rsidR="00C4776D" w:rsidRDefault="00A111E5">
      <w:pPr>
        <w:pStyle w:val="Listenabsatz"/>
        <w:numPr>
          <w:ilvl w:val="2"/>
          <w:numId w:val="5"/>
        </w:numPr>
        <w:rPr>
          <w:lang w:bidi="th-TH"/>
        </w:rPr>
      </w:pPr>
      <w:r>
        <w:rPr>
          <w:lang w:bidi="th-TH"/>
        </w:rPr>
        <w:t xml:space="preserve">Sie sind Mitglied im </w:t>
      </w:r>
      <w:ins w:id="8" w:author="Laura Eppler" w:date="2025-11-24T10:58:00Z">
        <w:r w:rsidR="009A2688">
          <w:rPr>
            <w:lang w:bidi="th-TH"/>
          </w:rPr>
          <w:t>zuständigen Knowledge Badge</w:t>
        </w:r>
      </w:ins>
      <w:ins w:id="9" w:author="Laura Eppler" w:date="2025-11-24T10:59:00Z">
        <w:r w:rsidR="009A2688">
          <w:rPr>
            <w:lang w:bidi="th-TH"/>
          </w:rPr>
          <w:t>-</w:t>
        </w:r>
      </w:ins>
      <w:r>
        <w:rPr>
          <w:lang w:bidi="th-TH"/>
        </w:rPr>
        <w:t>Orgateam</w:t>
      </w:r>
      <w:ins w:id="10" w:author="Laura Eppler" w:date="2025-11-24T10:58:00Z">
        <w:r w:rsidR="009A2688">
          <w:rPr>
            <w:lang w:bidi="th-TH"/>
          </w:rPr>
          <w:t>.</w:t>
        </w:r>
      </w:ins>
      <w:del w:id="11" w:author="Laura Eppler" w:date="2025-11-24T10:58:00Z">
        <w:r w:rsidDel="009A2688">
          <w:rPr>
            <w:lang w:bidi="th-TH"/>
          </w:rPr>
          <w:delText xml:space="preserve"> KB-BFL</w:delText>
        </w:r>
        <w:r w:rsidR="00A51046" w:rsidDel="009A2688">
          <w:rPr>
            <w:lang w:bidi="th-TH"/>
          </w:rPr>
          <w:delText>.</w:delText>
        </w:r>
      </w:del>
    </w:p>
    <w:p w14:paraId="576278AA" w14:textId="77777777" w:rsidR="00C4776D" w:rsidRDefault="00A111E5" w:rsidP="00B00C9E">
      <w:pPr>
        <w:pStyle w:val="Listenabsatz"/>
        <w:numPr>
          <w:ilvl w:val="0"/>
          <w:numId w:val="5"/>
        </w:numPr>
        <w:rPr>
          <w:lang w:bidi="th-TH"/>
        </w:rPr>
      </w:pPr>
      <w:r>
        <w:rPr>
          <w:lang w:bidi="th-TH"/>
        </w:rPr>
        <w:t>Bitte teilen Sie uns mit,</w:t>
      </w:r>
      <w:r>
        <w:t xml:space="preserve"> wie viele Personen maximal an der Prüfung zugelassen werden können</w:t>
      </w:r>
      <w:r>
        <w:rPr>
          <w:lang w:bidi="th-TH"/>
        </w:rPr>
        <w:t xml:space="preserve"> und welche Ausstattung Sie bei Bedarf bereitstellen können (z.B. Laptop, externer Monitor).</w:t>
      </w:r>
    </w:p>
    <w:p w14:paraId="77BC018C" w14:textId="77777777" w:rsidR="00C4776D" w:rsidRDefault="00A111E5">
      <w:pPr>
        <w:pStyle w:val="Listenabsatz"/>
        <w:numPr>
          <w:ilvl w:val="0"/>
          <w:numId w:val="5"/>
        </w:numPr>
        <w:rPr>
          <w:lang w:bidi="th-TH"/>
        </w:rPr>
      </w:pPr>
      <w:r>
        <w:rPr>
          <w:lang w:bidi="th-TH"/>
        </w:rPr>
        <w:t xml:space="preserve">Raum reservieren für 3 Stunden. Es sollte 1h Vorlaufzeit und 1h danach eingerechnet werden. Die normale Prüfungszeit beträgt 60 Minuten, aber für einzelne Prüflinge kann es individuelle Nachteilsausgleiche um bis zu eine weitere Stunde geben. </w:t>
      </w:r>
    </w:p>
    <w:p w14:paraId="0294585E" w14:textId="77777777" w:rsidR="00C4776D" w:rsidRDefault="00A111E5">
      <w:pPr>
        <w:pStyle w:val="Listenabsatz"/>
        <w:numPr>
          <w:ilvl w:val="0"/>
          <w:numId w:val="5"/>
        </w:numPr>
        <w:rPr>
          <w:lang w:bidi="th-TH"/>
        </w:rPr>
      </w:pPr>
      <w:r>
        <w:rPr>
          <w:lang w:bidi="th-TH"/>
        </w:rPr>
        <w:t>Bekanntmachung: Prüfungsort und -termin dem KB-Team melden, damit alle Interessierten darüber informiert werden können. Ggf. Prüfungsmöglichkeit über eigene Kanäle bewerben (persönlich, Newsletter, soziale Medien, usw.). Jeweils klar kommunizieren, dass Laptops selbst mitgebracht werden sollten und nur in Ausnahmefällen gestellt werden können.</w:t>
      </w:r>
    </w:p>
    <w:p w14:paraId="100EAF0C" w14:textId="77777777" w:rsidR="00C4776D" w:rsidRDefault="00A111E5">
      <w:pPr>
        <w:pStyle w:val="Listenabsatz"/>
        <w:numPr>
          <w:ilvl w:val="0"/>
          <w:numId w:val="5"/>
        </w:numPr>
        <w:rPr>
          <w:lang w:bidi="th-TH"/>
        </w:rPr>
      </w:pPr>
      <w:r>
        <w:rPr>
          <w:lang w:bidi="th-TH"/>
        </w:rPr>
        <w:t>Die Aufsichtsperson bereitet sich auf die Prüfung vor: Siehe</w:t>
      </w:r>
      <w:r>
        <w:rPr>
          <w:i/>
          <w:iCs/>
          <w:lang w:bidi="th-TH"/>
        </w:rPr>
        <w:t xml:space="preserve"> Merkblatt für Aufsichtspersonen</w:t>
      </w:r>
    </w:p>
    <w:p w14:paraId="1E5E08E0" w14:textId="0A4EDD0A" w:rsidR="00C4776D" w:rsidRDefault="00A111E5">
      <w:pPr>
        <w:pStyle w:val="Listenabsatz"/>
        <w:numPr>
          <w:ilvl w:val="0"/>
          <w:numId w:val="5"/>
        </w:numPr>
        <w:rPr>
          <w:lang w:bidi="th-TH"/>
        </w:rPr>
      </w:pPr>
      <w:r>
        <w:rPr>
          <w:lang w:bidi="th-TH"/>
        </w:rPr>
        <w:t>Spätestens 1 Woche vor der Prüfung müssen folgende Informationen an</w:t>
      </w:r>
      <w:ins w:id="12" w:author="Laura Eppler" w:date="2025-11-24T11:00:00Z">
        <w:r w:rsidR="009A2688">
          <w:rPr>
            <w:lang w:bidi="th-TH"/>
          </w:rPr>
          <w:t xml:space="preserve"> d</w:t>
        </w:r>
      </w:ins>
      <w:ins w:id="13" w:author="Laura Eppler" w:date="2025-11-24T11:05:00Z">
        <w:r w:rsidR="00D903B3">
          <w:rPr>
            <w:lang w:bidi="th-TH"/>
          </w:rPr>
          <w:t>as zuständige Knowledge Badge Team</w:t>
        </w:r>
      </w:ins>
      <w:ins w:id="14" w:author="Laura Eppler" w:date="2025-11-24T11:01:00Z">
        <w:r w:rsidR="009A2688">
          <w:rPr>
            <w:lang w:bidi="th-TH"/>
          </w:rPr>
          <w:t xml:space="preserve"> </w:t>
        </w:r>
      </w:ins>
      <w:del w:id="15" w:author="Laura Eppler" w:date="2025-11-24T11:00:00Z">
        <w:r w:rsidDel="009A2688">
          <w:rPr>
            <w:lang w:bidi="th-TH"/>
          </w:rPr>
          <w:delText xml:space="preserve"> </w:delText>
        </w:r>
        <w:r w:rsidR="00673245" w:rsidDel="009A2688">
          <w:fldChar w:fldCharType="begin"/>
        </w:r>
        <w:r w:rsidR="00673245" w:rsidDel="009A2688">
          <w:delInstrText xml:space="preserve"> HYPERLINK "mailto:bf-le</w:delInstrText>
        </w:r>
        <w:r w:rsidR="00673245" w:rsidDel="009A2688">
          <w:delInstrText xml:space="preserve">hren@hdm-stuttgart.de" \o "bf-lehren@hdm-stuttgart.de" </w:delInstrText>
        </w:r>
        <w:r w:rsidR="00673245" w:rsidDel="009A2688">
          <w:fldChar w:fldCharType="separate"/>
        </w:r>
        <w:r w:rsidDel="009A2688">
          <w:rPr>
            <w:rStyle w:val="Hyperlink"/>
            <w:lang w:bidi="th-TH"/>
          </w:rPr>
          <w:delText>bf-lehren@hdm-stuttgart.de</w:delText>
        </w:r>
        <w:r w:rsidR="00673245" w:rsidDel="009A2688">
          <w:rPr>
            <w:rStyle w:val="Hyperlink"/>
            <w:lang w:bidi="th-TH"/>
          </w:rPr>
          <w:fldChar w:fldCharType="end"/>
        </w:r>
        <w:r w:rsidDel="009A2688">
          <w:rPr>
            <w:lang w:bidi="th-TH"/>
          </w:rPr>
          <w:delText xml:space="preserve"> </w:delText>
        </w:r>
      </w:del>
      <w:r>
        <w:rPr>
          <w:lang w:bidi="th-TH"/>
        </w:rPr>
        <w:t>übermittelt werden:</w:t>
      </w:r>
    </w:p>
    <w:p w14:paraId="1620C9BD" w14:textId="77777777" w:rsidR="00C4776D" w:rsidRDefault="00A111E5">
      <w:pPr>
        <w:pStyle w:val="Listenabsatz"/>
        <w:numPr>
          <w:ilvl w:val="1"/>
          <w:numId w:val="5"/>
        </w:numPr>
        <w:rPr>
          <w:lang w:bidi="th-TH"/>
        </w:rPr>
      </w:pPr>
      <w:r>
        <w:rPr>
          <w:lang w:bidi="th-TH"/>
        </w:rPr>
        <w:lastRenderedPageBreak/>
        <w:t>Ortsinformationen (Adresse, Prüfungsraum, Gebäude, ggf. Wegbeschreibung)</w:t>
      </w:r>
    </w:p>
    <w:p w14:paraId="02E81B40" w14:textId="77777777" w:rsidR="00C4776D" w:rsidRDefault="00A111E5">
      <w:pPr>
        <w:pStyle w:val="Listenabsatz"/>
        <w:numPr>
          <w:ilvl w:val="1"/>
          <w:numId w:val="5"/>
        </w:numPr>
        <w:rPr>
          <w:lang w:bidi="th-TH"/>
        </w:rPr>
      </w:pPr>
      <w:r>
        <w:rPr>
          <w:lang w:bidi="th-TH"/>
        </w:rPr>
        <w:t>Kontaktdaten der Aufsichtsperson (Name, E-Mail, Telefon)</w:t>
      </w:r>
    </w:p>
    <w:p w14:paraId="1D6A1396" w14:textId="77777777" w:rsidR="00C4776D" w:rsidRDefault="00A111E5">
      <w:pPr>
        <w:pStyle w:val="Listenabsatz"/>
        <w:numPr>
          <w:ilvl w:val="0"/>
          <w:numId w:val="5"/>
        </w:numPr>
        <w:rPr>
          <w:lang w:bidi="th-TH"/>
        </w:rPr>
      </w:pPr>
      <w:r>
        <w:rPr>
          <w:lang w:bidi="th-TH"/>
        </w:rPr>
        <w:t>Ca. 1 Woche vor der Prüfung empfängt die ausführende Organisation die folgenden Unterlagen, die an die Aufsichtsperson weitergeleitet werden:</w:t>
      </w:r>
    </w:p>
    <w:p w14:paraId="097E10DA" w14:textId="77777777" w:rsidR="00C4776D" w:rsidRDefault="00A111E5">
      <w:pPr>
        <w:pStyle w:val="Listenabsatz"/>
        <w:numPr>
          <w:ilvl w:val="1"/>
          <w:numId w:val="5"/>
        </w:numPr>
        <w:rPr>
          <w:lang w:bidi="th-TH"/>
        </w:rPr>
      </w:pPr>
      <w:r>
        <w:rPr>
          <w:lang w:bidi="th-TH"/>
        </w:rPr>
        <w:t>Namen und Email-Adressen der Prüflinge</w:t>
      </w:r>
    </w:p>
    <w:p w14:paraId="44593DE2" w14:textId="77777777" w:rsidR="00C4776D" w:rsidRDefault="00A111E5">
      <w:pPr>
        <w:pStyle w:val="Listenabsatz"/>
        <w:numPr>
          <w:ilvl w:val="1"/>
          <w:numId w:val="5"/>
        </w:numPr>
        <w:rPr>
          <w:lang w:bidi="th-TH"/>
        </w:rPr>
      </w:pPr>
      <w:r>
        <w:rPr>
          <w:lang w:bidi="th-TH"/>
        </w:rPr>
        <w:t>Link zum Examenskurs sowie der dazugehörige Einschreibeschlüssel</w:t>
      </w:r>
    </w:p>
    <w:p w14:paraId="2EA7D3E8" w14:textId="77777777" w:rsidR="00C4776D" w:rsidRDefault="00A111E5">
      <w:pPr>
        <w:pStyle w:val="Listenabsatz"/>
        <w:numPr>
          <w:ilvl w:val="1"/>
          <w:numId w:val="5"/>
        </w:numPr>
        <w:rPr>
          <w:lang w:bidi="th-TH"/>
        </w:rPr>
      </w:pPr>
      <w:r>
        <w:rPr>
          <w:lang w:bidi="th-TH"/>
        </w:rPr>
        <w:t>Anweisungen zur Prüfung</w:t>
      </w:r>
    </w:p>
    <w:p w14:paraId="7DA91E1E" w14:textId="77777777" w:rsidR="00C4776D" w:rsidRDefault="00A111E5">
      <w:pPr>
        <w:pStyle w:val="Listenabsatz"/>
        <w:numPr>
          <w:ilvl w:val="1"/>
          <w:numId w:val="5"/>
        </w:numPr>
        <w:rPr>
          <w:lang w:bidi="th-TH"/>
        </w:rPr>
      </w:pPr>
      <w:r>
        <w:rPr>
          <w:lang w:bidi="th-TH"/>
        </w:rPr>
        <w:t>Ggf. individuelle Sonderregelungen für einzelne Prüflinge: Nachteilsausgleiche (zusätzliche Zeit), Gebärdensprach-Dolmetschende.</w:t>
      </w:r>
    </w:p>
    <w:p w14:paraId="5BF56519" w14:textId="77777777" w:rsidR="00C4776D" w:rsidRDefault="00A111E5">
      <w:pPr>
        <w:pStyle w:val="Listenabsatz"/>
        <w:numPr>
          <w:ilvl w:val="1"/>
          <w:numId w:val="5"/>
        </w:numPr>
      </w:pPr>
      <w:r>
        <w:t>Ggf. benötigte Ausstattung vor Ort (externer Bildschirm, Laptop, etc.).</w:t>
      </w:r>
    </w:p>
    <w:p w14:paraId="70346831" w14:textId="77777777" w:rsidR="00C4776D" w:rsidRDefault="00A111E5">
      <w:pPr>
        <w:pStyle w:val="Listenabsatz"/>
        <w:numPr>
          <w:ilvl w:val="1"/>
          <w:numId w:val="5"/>
        </w:numPr>
        <w:rPr>
          <w:bCs/>
        </w:rPr>
      </w:pPr>
      <w:r>
        <w:rPr>
          <w:lang w:bidi="th-TH"/>
        </w:rPr>
        <w:t>Manuskript zur Durchführung: Siehe</w:t>
      </w:r>
      <w:r>
        <w:rPr>
          <w:i/>
          <w:iCs/>
          <w:lang w:bidi="th-TH"/>
        </w:rPr>
        <w:t xml:space="preserve"> Merkblatt für Aufsichtspersonen</w:t>
      </w:r>
    </w:p>
    <w:p w14:paraId="258E0029" w14:textId="5D5BC3BF" w:rsidR="00C4776D" w:rsidRDefault="00A111E5">
      <w:pPr>
        <w:rPr>
          <w:lang w:bidi="th-TH"/>
        </w:rPr>
      </w:pPr>
      <w:r>
        <w:rPr>
          <w:lang w:bidi="th-TH"/>
        </w:rPr>
        <w:t>Danke, dass Sie Ihre Zeit und Ihre Räume für die Qualifizierung anderer Personen zur Verfügung stellen. Sie leisten damit einen wichtigen Beitrag zu mehr digitaler Barrierefreiheit</w:t>
      </w:r>
      <w:del w:id="16" w:author="Laura Eppler" w:date="2025-11-24T11:05:00Z">
        <w:r w:rsidDel="00A059A7">
          <w:rPr>
            <w:lang w:bidi="th-TH"/>
          </w:rPr>
          <w:delText xml:space="preserve"> in der Hochschullandschaft</w:delText>
        </w:r>
      </w:del>
      <w:r>
        <w:rPr>
          <w:lang w:bidi="th-TH"/>
        </w:rPr>
        <w:t>.</w:t>
      </w:r>
    </w:p>
    <w:p w14:paraId="53A8EF26" w14:textId="77777777" w:rsidR="00C4776D" w:rsidRDefault="00A111E5">
      <w:pPr>
        <w:rPr>
          <w:b/>
          <w:bCs/>
          <w:lang w:bidi="th-TH"/>
        </w:rPr>
      </w:pPr>
      <w:r>
        <w:rPr>
          <w:b/>
          <w:bCs/>
          <w:lang w:bidi="th-TH"/>
        </w:rPr>
        <w:t>Und viel Erfolg bei der Durchführung der Prüfung!</w:t>
      </w:r>
    </w:p>
    <w:sectPr w:rsidR="00C4776D">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704FF" w14:textId="77777777" w:rsidR="00673245" w:rsidRDefault="00673245">
      <w:r>
        <w:separator/>
      </w:r>
    </w:p>
  </w:endnote>
  <w:endnote w:type="continuationSeparator" w:id="0">
    <w:p w14:paraId="56B4A765" w14:textId="77777777" w:rsidR="00673245" w:rsidRDefault="00673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E77F8" w14:textId="77777777" w:rsidR="00673245" w:rsidRDefault="00673245">
      <w:r>
        <w:separator/>
      </w:r>
    </w:p>
  </w:footnote>
  <w:footnote w:type="continuationSeparator" w:id="0">
    <w:p w14:paraId="28792FCC" w14:textId="77777777" w:rsidR="00673245" w:rsidRDefault="006732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77A89"/>
    <w:multiLevelType w:val="multilevel"/>
    <w:tmpl w:val="0D70E2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433240"/>
    <w:multiLevelType w:val="multilevel"/>
    <w:tmpl w:val="43F69C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CDB3B5A"/>
    <w:multiLevelType w:val="multilevel"/>
    <w:tmpl w:val="B486EB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BC56E8C"/>
    <w:multiLevelType w:val="multilevel"/>
    <w:tmpl w:val="93324C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81365A2"/>
    <w:multiLevelType w:val="multilevel"/>
    <w:tmpl w:val="FE8A9C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53D7B0C"/>
    <w:multiLevelType w:val="multilevel"/>
    <w:tmpl w:val="C25CE9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F6E3847"/>
    <w:multiLevelType w:val="multilevel"/>
    <w:tmpl w:val="074078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12F05BE"/>
    <w:multiLevelType w:val="multilevel"/>
    <w:tmpl w:val="40486D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80E369E"/>
    <w:multiLevelType w:val="multilevel"/>
    <w:tmpl w:val="301AE228"/>
    <w:lvl w:ilvl="0">
      <w:start w:val="1"/>
      <w:numFmt w:val="decimal"/>
      <w:lvlText w:val="%1."/>
      <w:lvlJc w:val="left"/>
      <w:pPr>
        <w:ind w:left="720" w:hanging="360"/>
      </w:p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22951E8"/>
    <w:multiLevelType w:val="multilevel"/>
    <w:tmpl w:val="DBA283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7"/>
  </w:num>
  <w:num w:numId="5">
    <w:abstractNumId w:val="0"/>
  </w:num>
  <w:num w:numId="6">
    <w:abstractNumId w:val="1"/>
  </w:num>
  <w:num w:numId="7">
    <w:abstractNumId w:val="2"/>
  </w:num>
  <w:num w:numId="8">
    <w:abstractNumId w:val="6"/>
  </w:num>
  <w:num w:numId="9">
    <w:abstractNumId w:val="9"/>
  </w:num>
  <w:num w:numId="10">
    <w:abstractNumId w:val="4"/>
  </w:num>
  <w:num w:numId="11">
    <w:abstractNumId w:val="3"/>
  </w:num>
  <w:num w:numId="1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Eppler">
    <w15:presenceInfo w15:providerId="None" w15:userId="Laura Eppl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76D"/>
    <w:rsid w:val="002B4826"/>
    <w:rsid w:val="005A5459"/>
    <w:rsid w:val="00673245"/>
    <w:rsid w:val="006B6DDB"/>
    <w:rsid w:val="007A4B3D"/>
    <w:rsid w:val="009A2688"/>
    <w:rsid w:val="00A059A7"/>
    <w:rsid w:val="00A111E5"/>
    <w:rsid w:val="00A51046"/>
    <w:rsid w:val="00B00C9E"/>
    <w:rsid w:val="00C436F1"/>
    <w:rsid w:val="00C4776D"/>
    <w:rsid w:val="00D903B3"/>
    <w:rsid w:val="00E65B9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678B"/>
  <w15:docId w15:val="{1B283ABC-7D62-42DB-9E49-4B135F4D2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60" w:lineRule="auto"/>
    </w:pPr>
    <w:rPr>
      <w:rFonts w:ascii="Arial" w:hAnsi="Arial" w:cs="Arial"/>
    </w:rPr>
  </w:style>
  <w:style w:type="paragraph" w:styleId="berschrift1">
    <w:name w:val="heading 1"/>
    <w:basedOn w:val="Standard"/>
    <w:next w:val="Standard"/>
    <w:link w:val="berschrift1Zchn"/>
    <w:uiPriority w:val="9"/>
    <w:qFormat/>
    <w:pPr>
      <w:spacing w:after="283" w:line="276" w:lineRule="auto"/>
      <w:contextualSpacing/>
      <w:jc w:val="center"/>
      <w:outlineLvl w:val="0"/>
    </w:pPr>
    <w:rPr>
      <w:rFonts w:eastAsiaTheme="majorEastAsia"/>
      <w:spacing w:val="-10"/>
      <w:sz w:val="44"/>
      <w:szCs w:val="44"/>
    </w:rPr>
  </w:style>
  <w:style w:type="paragraph" w:styleId="berschrift2">
    <w:name w:val="heading 2"/>
    <w:basedOn w:val="Standard"/>
    <w:next w:val="Standard"/>
    <w:link w:val="berschrift2Zchn"/>
    <w:uiPriority w:val="9"/>
    <w:unhideWhenUsed/>
    <w:qFormat/>
    <w:pPr>
      <w:keepNext/>
      <w:keepLines/>
      <w:spacing w:before="160" w:after="80"/>
      <w:outlineLvl w:val="1"/>
    </w:pPr>
    <w:rPr>
      <w:rFonts w:eastAsiaTheme="majorEastAsia"/>
      <w:color w:val="0F4761"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Absatz-Standardschriftart"/>
    <w:uiPriority w:val="9"/>
    <w:rPr>
      <w:rFonts w:ascii="Arial" w:eastAsia="Arial" w:hAnsi="Arial" w:cs="Arial"/>
      <w:color w:val="0F4761" w:themeColor="accent1" w:themeShade="BF"/>
      <w:sz w:val="40"/>
      <w:szCs w:val="40"/>
    </w:rPr>
  </w:style>
  <w:style w:type="character" w:customStyle="1" w:styleId="Heading2Char">
    <w:name w:val="Heading 2 Char"/>
    <w:basedOn w:val="Absatz-Standardschriftart"/>
    <w:uiPriority w:val="9"/>
    <w:rPr>
      <w:rFonts w:ascii="Arial" w:eastAsia="Arial" w:hAnsi="Arial" w:cs="Arial"/>
      <w:color w:val="0F4761" w:themeColor="accent1" w:themeShade="BF"/>
      <w:sz w:val="32"/>
      <w:szCs w:val="32"/>
    </w:rPr>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Pr>
      <w:rFonts w:ascii="Arial" w:eastAsiaTheme="majorEastAsia" w:hAnsi="Arial" w:cs="Arial"/>
      <w:spacing w:val="-10"/>
      <w:sz w:val="44"/>
      <w:szCs w:val="44"/>
    </w:rPr>
  </w:style>
  <w:style w:type="character" w:customStyle="1" w:styleId="berschrift2Zchn">
    <w:name w:val="Überschrift 2 Zchn"/>
    <w:basedOn w:val="Absatz-Standardschriftart"/>
    <w:link w:val="berschrift2"/>
    <w:uiPriority w:val="9"/>
    <w:rPr>
      <w:rFonts w:ascii="Arial" w:eastAsiaTheme="majorEastAsia" w:hAnsi="Arial" w:cs="Arial"/>
      <w:color w:val="0F4761" w:themeColor="accent1" w:themeShade="BF"/>
      <w:sz w:val="32"/>
      <w:szCs w:val="32"/>
    </w:rPr>
  </w:style>
  <w:style w:type="character" w:customStyle="1" w:styleId="berschrift3Zchn">
    <w:name w:val="Überschrift 3 Zchn"/>
    <w:basedOn w:val="Absatz-Standardschriftart"/>
    <w:link w:val="berschrift3"/>
    <w:uiPriority w:val="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berarbeitung">
    <w:name w:val="Revision"/>
    <w:hidden/>
    <w:uiPriority w:val="99"/>
    <w:semiHidden/>
    <w:pPr>
      <w:spacing w:after="0" w:line="240" w:lineRule="auto"/>
    </w:p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70A03-D1F3-4B5C-8B2F-DF576E133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2793</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Merkblatt für die ausführende Organisation</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für die ausführende Organisation</dc:title>
  <dc:subject/>
  <dc:creator>Ann-Katrin Böhm</dc:creator>
  <cp:keywords/>
  <dc:description/>
  <cp:lastModifiedBy>Laura Eppler</cp:lastModifiedBy>
  <cp:revision>35</cp:revision>
  <dcterms:created xsi:type="dcterms:W3CDTF">2025-01-27T12:51:00Z</dcterms:created>
  <dcterms:modified xsi:type="dcterms:W3CDTF">2025-11-24T10:05:00Z</dcterms:modified>
</cp:coreProperties>
</file>