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E14BD" w14:textId="77579DC7" w:rsidR="00E24F81" w:rsidRDefault="00C90C19">
      <w:pPr>
        <w:pStyle w:val="berschrift1"/>
      </w:pPr>
      <w:r>
        <w:t xml:space="preserve">Merkblatt für Aufsichtspersonen </w:t>
      </w:r>
      <w:ins w:id="0" w:author="Laura Eppler" w:date="2025-11-24T10:54:00Z">
        <w:r w:rsidR="0029158E">
          <w:t>einer</w:t>
        </w:r>
      </w:ins>
      <w:del w:id="1" w:author="Laura Eppler" w:date="2025-11-24T10:54:00Z">
        <w:r w:rsidDel="0029158E">
          <w:delText>der</w:delText>
        </w:r>
      </w:del>
      <w:r>
        <w:t xml:space="preserve"> Knowledge-Badge</w:t>
      </w:r>
      <w:del w:id="2" w:author="Laura Eppler" w:date="2025-11-24T10:54:00Z">
        <w:r w:rsidDel="0029158E">
          <w:delText xml:space="preserve"> „Barrierefrei lehren“</w:delText>
        </w:r>
      </w:del>
      <w:ins w:id="3" w:author="Laura Eppler" w:date="2025-11-24T10:54:00Z">
        <w:r w:rsidR="0029158E">
          <w:t xml:space="preserve"> </w:t>
        </w:r>
      </w:ins>
      <w:del w:id="4" w:author="Laura Eppler" w:date="2025-11-24T10:54:00Z">
        <w:r w:rsidDel="0029158E">
          <w:delText xml:space="preserve">- </w:delText>
        </w:r>
      </w:del>
      <w:r>
        <w:t>Prüfung</w:t>
      </w:r>
    </w:p>
    <w:p w14:paraId="0DBE6843" w14:textId="72E79F40" w:rsidR="00E24F81" w:rsidRDefault="00C90C19">
      <w:pPr>
        <w:rPr>
          <w:i/>
          <w:iCs/>
        </w:rPr>
      </w:pPr>
      <w:r>
        <w:rPr>
          <w:i/>
          <w:iCs/>
        </w:rPr>
        <w:t>Version 1.0 – 2025-</w:t>
      </w:r>
      <w:r w:rsidR="0010752B">
        <w:rPr>
          <w:i/>
          <w:iCs/>
        </w:rPr>
        <w:t>11</w:t>
      </w:r>
      <w:r>
        <w:rPr>
          <w:i/>
          <w:iCs/>
        </w:rPr>
        <w:t>-</w:t>
      </w:r>
      <w:ins w:id="5" w:author="Laura Eppler" w:date="2025-11-24T10:54:00Z">
        <w:r w:rsidR="005F77CE">
          <w:rPr>
            <w:i/>
            <w:iCs/>
          </w:rPr>
          <w:t>24</w:t>
        </w:r>
      </w:ins>
      <w:del w:id="6" w:author="Laura Eppler" w:date="2025-11-24T10:54:00Z">
        <w:r w:rsidR="0010752B" w:rsidDel="005F77CE">
          <w:rPr>
            <w:i/>
            <w:iCs/>
          </w:rPr>
          <w:delText>0</w:delText>
        </w:r>
        <w:r w:rsidR="00D569A1" w:rsidDel="005F77CE">
          <w:rPr>
            <w:i/>
            <w:iCs/>
          </w:rPr>
          <w:delText>6</w:delText>
        </w:r>
      </w:del>
    </w:p>
    <w:p w14:paraId="5CB27E65" w14:textId="77777777" w:rsidR="00E24F81" w:rsidRDefault="00C90C19">
      <w:r>
        <w:t>Vielen Dank für Ihre Mithilfe bei der Prüfung des Knowledge Badge</w:t>
      </w:r>
      <w:del w:id="7" w:author="Laura Eppler" w:date="2025-11-24T10:39:00Z">
        <w:r w:rsidDel="00DC7868">
          <w:delText xml:space="preserve"> „Barrierefrei lehren“</w:delText>
        </w:r>
      </w:del>
      <w:r>
        <w:t>. Hier finden Sie einige Informationen, die zur Vorbereitung und Aufsicht der Prüfung zu beachten sind.</w:t>
      </w:r>
    </w:p>
    <w:p w14:paraId="46A7E167" w14:textId="77777777" w:rsidR="00E24F81" w:rsidRDefault="00C90C19">
      <w:pPr>
        <w:pStyle w:val="berschrift2"/>
      </w:pPr>
      <w:r>
        <w:t>Vorbereitung</w:t>
      </w:r>
    </w:p>
    <w:p w14:paraId="317EF7CC" w14:textId="06E7F661" w:rsidR="00E24F81" w:rsidRDefault="00C90C19">
      <w:pPr>
        <w:pStyle w:val="Listenabsatz"/>
        <w:numPr>
          <w:ilvl w:val="0"/>
          <w:numId w:val="5"/>
        </w:numPr>
        <w:rPr>
          <w:lang w:bidi="th-TH"/>
        </w:rPr>
      </w:pPr>
      <w:r>
        <w:rPr>
          <w:lang w:bidi="th-TH"/>
        </w:rPr>
        <w:t xml:space="preserve">Aufsichtspersonen müssen </w:t>
      </w:r>
      <w:r w:rsidR="00D85763">
        <w:rPr>
          <w:lang w:bidi="th-TH"/>
        </w:rPr>
        <w:t xml:space="preserve">mindestens eine der </w:t>
      </w:r>
      <w:r>
        <w:rPr>
          <w:lang w:bidi="th-TH"/>
        </w:rPr>
        <w:t>folgende</w:t>
      </w:r>
      <w:r w:rsidR="00D85763">
        <w:rPr>
          <w:lang w:bidi="th-TH"/>
        </w:rPr>
        <w:t>n</w:t>
      </w:r>
      <w:r>
        <w:rPr>
          <w:lang w:bidi="th-TH"/>
        </w:rPr>
        <w:t xml:space="preserve"> Bedingung</w:t>
      </w:r>
      <w:r w:rsidR="00D85763">
        <w:rPr>
          <w:lang w:bidi="th-TH"/>
        </w:rPr>
        <w:t>en</w:t>
      </w:r>
      <w:r>
        <w:rPr>
          <w:lang w:bidi="th-TH"/>
        </w:rPr>
        <w:t xml:space="preserve"> erfüllen:</w:t>
      </w:r>
    </w:p>
    <w:p w14:paraId="2D68D269" w14:textId="0C9298D5" w:rsidR="00D85763" w:rsidRDefault="00C90C19">
      <w:pPr>
        <w:pStyle w:val="Listenabsatz"/>
        <w:numPr>
          <w:ilvl w:val="1"/>
          <w:numId w:val="5"/>
        </w:numPr>
        <w:rPr>
          <w:lang w:bidi="th-TH"/>
        </w:rPr>
      </w:pPr>
      <w:r>
        <w:rPr>
          <w:lang w:bidi="th-TH"/>
        </w:rPr>
        <w:t xml:space="preserve">Sie </w:t>
      </w:r>
      <w:r w:rsidR="00D85763">
        <w:rPr>
          <w:lang w:bidi="th-TH"/>
        </w:rPr>
        <w:t xml:space="preserve">besitzen </w:t>
      </w:r>
      <w:r>
        <w:rPr>
          <w:lang w:bidi="th-TH"/>
        </w:rPr>
        <w:t>selbst das Knowledge Badge</w:t>
      </w:r>
      <w:r w:rsidR="00D85763">
        <w:rPr>
          <w:lang w:bidi="th-TH"/>
        </w:rPr>
        <w:t>.</w:t>
      </w:r>
    </w:p>
    <w:p w14:paraId="6EF51C9B" w14:textId="393E7766" w:rsidR="00E24F81" w:rsidRDefault="00D85763">
      <w:pPr>
        <w:pStyle w:val="Listenabsatz"/>
        <w:numPr>
          <w:ilvl w:val="1"/>
          <w:numId w:val="5"/>
        </w:numPr>
        <w:rPr>
          <w:lang w:bidi="th-TH"/>
        </w:rPr>
      </w:pPr>
      <w:r>
        <w:rPr>
          <w:lang w:bidi="th-TH"/>
        </w:rPr>
        <w:t xml:space="preserve">Sie sind </w:t>
      </w:r>
      <w:r w:rsidR="00C90C19">
        <w:rPr>
          <w:lang w:bidi="th-TH"/>
        </w:rPr>
        <w:t>Mitglied im</w:t>
      </w:r>
      <w:ins w:id="8" w:author="Laura Eppler" w:date="2025-11-24T10:58:00Z">
        <w:r w:rsidR="003730F2">
          <w:rPr>
            <w:lang w:bidi="th-TH"/>
          </w:rPr>
          <w:t xml:space="preserve"> zuständigen</w:t>
        </w:r>
      </w:ins>
      <w:r w:rsidR="00C90C19">
        <w:rPr>
          <w:lang w:bidi="th-TH"/>
        </w:rPr>
        <w:t xml:space="preserve"> </w:t>
      </w:r>
      <w:ins w:id="9" w:author="Laura Eppler" w:date="2025-11-24T10:58:00Z">
        <w:r w:rsidR="003730F2">
          <w:rPr>
            <w:lang w:bidi="th-TH"/>
          </w:rPr>
          <w:t>Knowledge Badge-</w:t>
        </w:r>
      </w:ins>
      <w:r w:rsidR="00C90C19">
        <w:rPr>
          <w:lang w:bidi="th-TH"/>
        </w:rPr>
        <w:t>Orgateam</w:t>
      </w:r>
      <w:ins w:id="10" w:author="Laura Eppler" w:date="2025-11-24T10:58:00Z">
        <w:r w:rsidR="003730F2">
          <w:rPr>
            <w:lang w:bidi="th-TH"/>
          </w:rPr>
          <w:t>.</w:t>
        </w:r>
      </w:ins>
      <w:del w:id="11" w:author="Laura Eppler" w:date="2025-11-24T10:58:00Z">
        <w:r w:rsidR="00C90C19" w:rsidDel="003730F2">
          <w:rPr>
            <w:lang w:bidi="th-TH"/>
          </w:rPr>
          <w:delText xml:space="preserve"> des </w:delText>
        </w:r>
      </w:del>
      <w:del w:id="12" w:author="Laura Eppler" w:date="2025-11-24T10:40:00Z">
        <w:r w:rsidR="00C90C19" w:rsidDel="00DC7868">
          <w:rPr>
            <w:lang w:bidi="th-TH"/>
          </w:rPr>
          <w:delText>KB-BFL</w:delText>
        </w:r>
      </w:del>
      <w:del w:id="13" w:author="Laura Eppler" w:date="2025-11-24T10:58:00Z">
        <w:r w:rsidDel="003730F2">
          <w:rPr>
            <w:lang w:bidi="th-TH"/>
          </w:rPr>
          <w:delText>.</w:delText>
        </w:r>
      </w:del>
    </w:p>
    <w:p w14:paraId="4C575BCC" w14:textId="77777777" w:rsidR="00E24F81" w:rsidRDefault="00C90C19">
      <w:pPr>
        <w:pStyle w:val="Listenabsatz"/>
        <w:numPr>
          <w:ilvl w:val="0"/>
          <w:numId w:val="5"/>
        </w:numPr>
        <w:rPr>
          <w:lang w:bidi="th-TH"/>
        </w:rPr>
      </w:pPr>
      <w:r>
        <w:rPr>
          <w:lang w:bidi="th-TH"/>
        </w:rPr>
        <w:t>Nehmen Sie Kontakt mit den organisierenden Personen an ihrem Prüfungsort auf.</w:t>
      </w:r>
    </w:p>
    <w:p w14:paraId="4E6973C1" w14:textId="77777777" w:rsidR="00E24F81" w:rsidRDefault="00C90C19">
      <w:pPr>
        <w:pStyle w:val="Listenabsatz"/>
        <w:numPr>
          <w:ilvl w:val="0"/>
          <w:numId w:val="5"/>
        </w:numPr>
        <w:rPr>
          <w:lang w:bidi="th-TH"/>
        </w:rPr>
      </w:pPr>
      <w:r>
        <w:rPr>
          <w:lang w:bidi="th-TH"/>
        </w:rPr>
        <w:t>Klären Sie Ort und Datum der Prüfung ab.</w:t>
      </w:r>
    </w:p>
    <w:p w14:paraId="6E312E13" w14:textId="364B10B1" w:rsidR="00D569A1" w:rsidRDefault="00C90C19">
      <w:pPr>
        <w:pStyle w:val="Listenabsatz"/>
        <w:numPr>
          <w:ilvl w:val="0"/>
          <w:numId w:val="5"/>
        </w:numPr>
        <w:rPr>
          <w:lang w:bidi="th-TH"/>
        </w:rPr>
      </w:pPr>
      <w:r>
        <w:rPr>
          <w:lang w:bidi="th-TH"/>
        </w:rPr>
        <w:t>Organisieren Sie ein funktionierendes WLAN mit Internetzugriff auch für Nicht-Angehörige Ihrer Organisation.</w:t>
      </w:r>
    </w:p>
    <w:p w14:paraId="5309C96E" w14:textId="5E26A6E8" w:rsidR="00D569A1" w:rsidRDefault="00C90C19">
      <w:pPr>
        <w:pStyle w:val="Listenabsatz"/>
        <w:numPr>
          <w:ilvl w:val="0"/>
          <w:numId w:val="5"/>
        </w:numPr>
        <w:rPr>
          <w:lang w:bidi="th-TH"/>
        </w:rPr>
      </w:pPr>
      <w:r>
        <w:rPr>
          <w:lang w:bidi="th-TH"/>
        </w:rPr>
        <w:t>Die Prüfung findet i</w:t>
      </w:r>
      <w:ins w:id="14" w:author="Laura Eppler" w:date="2025-11-24T10:46:00Z">
        <w:r w:rsidR="00DC7868">
          <w:rPr>
            <w:lang w:bidi="th-TH"/>
          </w:rPr>
          <w:t>n einem</w:t>
        </w:r>
      </w:ins>
      <w:del w:id="15" w:author="Laura Eppler" w:date="2025-11-24T10:46:00Z">
        <w:r w:rsidDel="00DC7868">
          <w:rPr>
            <w:lang w:bidi="th-TH"/>
          </w:rPr>
          <w:delText>m</w:delText>
        </w:r>
      </w:del>
      <w:r>
        <w:rPr>
          <w:lang w:bidi="th-TH"/>
        </w:rPr>
        <w:t xml:space="preserve"> Examenskurs </w:t>
      </w:r>
      <w:del w:id="16" w:author="Laura Eppler" w:date="2025-11-24T10:40:00Z">
        <w:r w:rsidR="00D569A1" w:rsidRPr="00A320E7" w:rsidDel="00DC7868">
          <w:rPr>
            <w:i/>
            <w:iCs/>
            <w:lang w:bidi="th-TH"/>
          </w:rPr>
          <w:delText>„</w:delText>
        </w:r>
        <w:r w:rsidRPr="00D569A1" w:rsidDel="00DC7868">
          <w:rPr>
            <w:i/>
            <w:iCs/>
            <w:lang w:bidi="th-TH"/>
          </w:rPr>
          <w:delText>Examen - Knowledge Badge 'Barrierefrei lehren</w:delText>
        </w:r>
        <w:r w:rsidDel="00DC7868">
          <w:rPr>
            <w:lang w:bidi="th-TH"/>
          </w:rPr>
          <w:delText>'</w:delText>
        </w:r>
        <w:r w:rsidR="00D569A1" w:rsidRPr="00A320E7" w:rsidDel="00DC7868">
          <w:rPr>
            <w:i/>
            <w:iCs/>
            <w:lang w:bidi="th-TH"/>
          </w:rPr>
          <w:delText>“</w:delText>
        </w:r>
        <w:r w:rsidDel="00DC7868">
          <w:rPr>
            <w:lang w:bidi="th-TH"/>
          </w:rPr>
          <w:delText xml:space="preserve"> </w:delText>
        </w:r>
      </w:del>
      <w:r>
        <w:rPr>
          <w:lang w:bidi="th-TH"/>
        </w:rPr>
        <w:t xml:space="preserve">auf der Moodle-Plattform des Kompetenzzentrums Digitale Barrierefreiheit statt. Registrieren Sie sich vorab auf der Moodle-Plattform auf </w:t>
      </w:r>
      <w:hyperlink r:id="rId8" w:tooltip="https://mooc.hdm-stuttgart.de" w:history="1">
        <w:r>
          <w:rPr>
            <w:rStyle w:val="Hyperlink"/>
            <w:rFonts w:eastAsia="Calibri"/>
            <w:szCs w:val="28"/>
            <w:lang w:bidi="th-TH"/>
          </w:rPr>
          <w:t>https://mooc.hdm-stuttgart.de</w:t>
        </w:r>
      </w:hyperlink>
      <w:r>
        <w:rPr>
          <w:rFonts w:eastAsia="Calibri"/>
          <w:szCs w:val="28"/>
          <w:lang w:bidi="th-TH"/>
        </w:rPr>
        <w:t xml:space="preserve"> (kostenlose Registrierung)</w:t>
      </w:r>
      <w:r>
        <w:rPr>
          <w:lang w:bidi="th-TH"/>
        </w:rPr>
        <w:t xml:space="preserve"> und lassen Sie sich eine Einweisung und Admin-Rechte für den Examenskurs geben.</w:t>
      </w:r>
    </w:p>
    <w:p w14:paraId="4FBFA5A5" w14:textId="77777777" w:rsidR="00A320E7" w:rsidRDefault="00C90C19">
      <w:pPr>
        <w:pStyle w:val="Listenabsatz"/>
        <w:numPr>
          <w:ilvl w:val="0"/>
          <w:numId w:val="5"/>
        </w:numPr>
        <w:rPr>
          <w:lang w:bidi="th-TH"/>
        </w:rPr>
      </w:pPr>
      <w:r>
        <w:rPr>
          <w:lang w:bidi="th-TH"/>
        </w:rPr>
        <w:t>Erklären Sie schriftlich, dass Sie sich an die Regeln für Aufsichtspersonen halten.</w:t>
      </w:r>
    </w:p>
    <w:p w14:paraId="3878B0A9" w14:textId="06427D97" w:rsidR="00E24F81" w:rsidRDefault="00C90C19">
      <w:pPr>
        <w:pStyle w:val="Listenabsatz"/>
        <w:numPr>
          <w:ilvl w:val="0"/>
          <w:numId w:val="5"/>
        </w:numPr>
        <w:rPr>
          <w:lang w:bidi="th-TH"/>
        </w:rPr>
      </w:pPr>
      <w:r>
        <w:rPr>
          <w:lang w:bidi="th-TH"/>
        </w:rPr>
        <w:t>Ca. 1 Woche vor der Prüfung empfangen Sie die folgenden Unterlagen:</w:t>
      </w:r>
    </w:p>
    <w:p w14:paraId="091E24F4" w14:textId="77777777" w:rsidR="00E24F81" w:rsidRDefault="00C90C19">
      <w:pPr>
        <w:pStyle w:val="Listenabsatz"/>
        <w:numPr>
          <w:ilvl w:val="1"/>
          <w:numId w:val="5"/>
        </w:numPr>
        <w:rPr>
          <w:lang w:bidi="th-TH"/>
        </w:rPr>
      </w:pPr>
      <w:r>
        <w:rPr>
          <w:lang w:bidi="th-TH"/>
        </w:rPr>
        <w:t>Namen und Email-Adressen der Prüflinge</w:t>
      </w:r>
    </w:p>
    <w:p w14:paraId="647C6B25" w14:textId="77777777" w:rsidR="00E24F81" w:rsidRDefault="00C90C19">
      <w:pPr>
        <w:pStyle w:val="Listenabsatz"/>
        <w:numPr>
          <w:ilvl w:val="1"/>
          <w:numId w:val="5"/>
        </w:numPr>
      </w:pPr>
      <w:r>
        <w:rPr>
          <w:lang w:bidi="th-TH"/>
        </w:rPr>
        <w:t>Link zum Examenskurs sowie der dazugehörige Einschreibeschlüssel</w:t>
      </w:r>
    </w:p>
    <w:p w14:paraId="142767B9" w14:textId="77777777" w:rsidR="00E24F81" w:rsidRDefault="00C90C19">
      <w:pPr>
        <w:pStyle w:val="Listenabsatz"/>
        <w:numPr>
          <w:ilvl w:val="1"/>
          <w:numId w:val="5"/>
        </w:numPr>
        <w:rPr>
          <w:strike/>
        </w:rPr>
      </w:pPr>
      <w:r>
        <w:rPr>
          <w:lang w:bidi="th-TH"/>
        </w:rPr>
        <w:t>Anweisungen zur Prüfung</w:t>
      </w:r>
    </w:p>
    <w:p w14:paraId="3FE3F7B0" w14:textId="77777777" w:rsidR="00E24F81" w:rsidRDefault="00C90C19">
      <w:pPr>
        <w:pStyle w:val="Listenabsatz"/>
        <w:numPr>
          <w:ilvl w:val="1"/>
          <w:numId w:val="5"/>
        </w:numPr>
      </w:pPr>
      <w:r>
        <w:rPr>
          <w:lang w:bidi="th-TH"/>
        </w:rPr>
        <w:t>Ggf. individuelle Sonderregelungen für einzelne Prüflinge: Nachteilsausgleiche (zusätzliche Zeit), Gebärdensprach-Dolmetschende</w:t>
      </w:r>
    </w:p>
    <w:p w14:paraId="27A200EB" w14:textId="77777777" w:rsidR="00E24F81" w:rsidRDefault="00C90C19">
      <w:pPr>
        <w:pStyle w:val="Listenabsatz"/>
        <w:numPr>
          <w:ilvl w:val="1"/>
          <w:numId w:val="5"/>
        </w:numPr>
      </w:pPr>
      <w:bookmarkStart w:id="17" w:name="_Hlk208997530"/>
      <w:r>
        <w:t>Ggf. benötigte Ausstattung vor Ort (externer Bildschirm, Laptop, etc.).</w:t>
      </w:r>
      <w:bookmarkEnd w:id="17"/>
    </w:p>
    <w:p w14:paraId="0D09F304" w14:textId="77777777" w:rsidR="00E24F81" w:rsidRDefault="00C90C19">
      <w:pPr>
        <w:pStyle w:val="Listenabsatz"/>
        <w:numPr>
          <w:ilvl w:val="0"/>
          <w:numId w:val="5"/>
        </w:numPr>
      </w:pPr>
      <w:r>
        <w:rPr>
          <w:lang w:bidi="th-TH"/>
        </w:rPr>
        <w:t>Im Examenskurs finden Sie unter „</w:t>
      </w:r>
      <w:r w:rsidRPr="00D569A1">
        <w:rPr>
          <w:i/>
          <w:iCs/>
          <w:lang w:bidi="th-TH"/>
        </w:rPr>
        <w:t>Zugangsdaten und Infos (nur sichtbar für Aufsichtspersonen)</w:t>
      </w:r>
      <w:r>
        <w:rPr>
          <w:lang w:bidi="th-TH"/>
        </w:rPr>
        <w:t>“ alle relevanten Informationen und Unterlagen für den Prüfungstag:</w:t>
      </w:r>
    </w:p>
    <w:p w14:paraId="51BCAA68" w14:textId="77777777" w:rsidR="00E24F81" w:rsidRDefault="00C90C19">
      <w:pPr>
        <w:pStyle w:val="Listenabsatz"/>
        <w:numPr>
          <w:ilvl w:val="1"/>
          <w:numId w:val="5"/>
        </w:numPr>
      </w:pPr>
      <w:r>
        <w:rPr>
          <w:lang w:bidi="th-TH"/>
        </w:rPr>
        <w:t>Passwort für die Prüfung</w:t>
      </w:r>
    </w:p>
    <w:p w14:paraId="4DE23C56" w14:textId="77777777" w:rsidR="00E24F81" w:rsidRDefault="00C90C19">
      <w:pPr>
        <w:pStyle w:val="Listenabsatz"/>
        <w:numPr>
          <w:ilvl w:val="1"/>
          <w:numId w:val="5"/>
        </w:numPr>
      </w:pPr>
      <w:r>
        <w:rPr>
          <w:lang w:bidi="th-TH"/>
        </w:rPr>
        <w:t>Einschreibeschlüssel</w:t>
      </w:r>
    </w:p>
    <w:p w14:paraId="7B317FF0" w14:textId="77777777" w:rsidR="00E24F81" w:rsidRDefault="00C90C19">
      <w:pPr>
        <w:pStyle w:val="Listenabsatz"/>
        <w:numPr>
          <w:ilvl w:val="1"/>
          <w:numId w:val="5"/>
        </w:numPr>
      </w:pPr>
      <w:r>
        <w:rPr>
          <w:lang w:bidi="th-TH"/>
        </w:rPr>
        <w:t>Merkblätter</w:t>
      </w:r>
    </w:p>
    <w:p w14:paraId="35060C14" w14:textId="77777777" w:rsidR="00E24F81" w:rsidRDefault="00C90C19">
      <w:pPr>
        <w:pStyle w:val="Listenabsatz"/>
        <w:numPr>
          <w:ilvl w:val="1"/>
          <w:numId w:val="5"/>
        </w:numPr>
      </w:pPr>
      <w:r>
        <w:rPr>
          <w:lang w:bidi="th-TH"/>
        </w:rPr>
        <w:t>Teilnahmeliste, Protokollblatt</w:t>
      </w:r>
    </w:p>
    <w:p w14:paraId="440A38B4" w14:textId="463CC283" w:rsidR="00E24F81" w:rsidRDefault="00C90C19">
      <w:pPr>
        <w:pStyle w:val="Listenabsatz"/>
        <w:numPr>
          <w:ilvl w:val="1"/>
          <w:numId w:val="5"/>
        </w:numPr>
      </w:pPr>
      <w:r>
        <w:t>Schritt-für-Schritt-Anleitung zum Einstellen der Zeitverlängerung bei Nachteilsausgleichen im Examenskurs</w:t>
      </w:r>
      <w:r w:rsidR="0010752B">
        <w:t>.</w:t>
      </w:r>
    </w:p>
    <w:p w14:paraId="572E1846" w14:textId="77777777" w:rsidR="00E24F81" w:rsidRDefault="00C90C19">
      <w:pPr>
        <w:pStyle w:val="Listenabsatz"/>
        <w:numPr>
          <w:ilvl w:val="0"/>
          <w:numId w:val="5"/>
        </w:numPr>
        <w:rPr>
          <w:lang w:bidi="th-TH"/>
        </w:rPr>
      </w:pPr>
      <w:r>
        <w:rPr>
          <w:lang w:bidi="th-TH"/>
        </w:rPr>
        <w:lastRenderedPageBreak/>
        <w:t>Drucken Sie folgende Materialien für den Prüfungstag aus:</w:t>
      </w:r>
    </w:p>
    <w:p w14:paraId="1E6608D4" w14:textId="77777777" w:rsidR="00E24F81" w:rsidRDefault="00C90C19">
      <w:pPr>
        <w:pStyle w:val="Listenabsatz"/>
        <w:numPr>
          <w:ilvl w:val="1"/>
          <w:numId w:val="5"/>
        </w:numPr>
        <w:rPr>
          <w:lang w:bidi="th-TH"/>
        </w:rPr>
      </w:pPr>
      <w:r>
        <w:rPr>
          <w:lang w:bidi="th-TH"/>
        </w:rPr>
        <w:t xml:space="preserve">Teilnahmeliste für die Prüflinge: </w:t>
      </w:r>
      <w:r>
        <w:t>Die Teilnehmenden bestätigen damit ihre verbindliche Teilnahme am Examen und die Einhaltung der Regeln aus dem Merkblatt für Prüflinge.</w:t>
      </w:r>
    </w:p>
    <w:p w14:paraId="4B6D66DC" w14:textId="77777777" w:rsidR="00E24F81" w:rsidRDefault="00C90C19">
      <w:pPr>
        <w:pStyle w:val="Listenabsatz"/>
        <w:numPr>
          <w:ilvl w:val="1"/>
          <w:numId w:val="5"/>
        </w:numPr>
        <w:rPr>
          <w:lang w:bidi="th-TH"/>
        </w:rPr>
      </w:pPr>
      <w:r>
        <w:rPr>
          <w:lang w:bidi="th-TH"/>
        </w:rPr>
        <w:t xml:space="preserve">Protokollblatt für die Prüfung: </w:t>
      </w:r>
      <w:r>
        <w:t>Dieses dient der Dokumentation von besonderen Vorkommnissen während der Prüfung (z.B. technische Probleme, Täuschungsversuche, etc.).</w:t>
      </w:r>
    </w:p>
    <w:p w14:paraId="3F0FE874" w14:textId="77777777" w:rsidR="00E24F81" w:rsidRDefault="00C90C19">
      <w:pPr>
        <w:pStyle w:val="Listenabsatz"/>
        <w:numPr>
          <w:ilvl w:val="1"/>
          <w:numId w:val="5"/>
        </w:numPr>
        <w:rPr>
          <w:lang w:bidi="th-TH"/>
        </w:rPr>
      </w:pPr>
      <w:r>
        <w:rPr>
          <w:lang w:bidi="th-TH"/>
        </w:rPr>
        <w:t>Merkblatt für Prüflinge: M</w:t>
      </w:r>
      <w:r>
        <w:t>indestens ein Exemplar sollte ausgedruckt werden, damit alle Informationen nachgelesen werden können.</w:t>
      </w:r>
    </w:p>
    <w:p w14:paraId="60557E82" w14:textId="77777777" w:rsidR="00E24F81" w:rsidRDefault="00C90C19">
      <w:pPr>
        <w:pStyle w:val="Listenabsatz"/>
        <w:numPr>
          <w:ilvl w:val="1"/>
          <w:numId w:val="5"/>
        </w:numPr>
        <w:rPr>
          <w:lang w:bidi="th-TH"/>
        </w:rPr>
      </w:pPr>
      <w:r>
        <w:rPr>
          <w:lang w:bidi="th-TH"/>
        </w:rPr>
        <w:t>Ggfs. Dokument mit allen relevanten Informationen: WLAN-Passwort, Passwort für die Prüfung, Link zum Examenskurs, Einschreibeschlüssel, etc.</w:t>
      </w:r>
    </w:p>
    <w:p w14:paraId="4AE32F4C" w14:textId="06961496" w:rsidR="00E24F81" w:rsidRDefault="00C90C19">
      <w:pPr>
        <w:pStyle w:val="Listenabsatz"/>
        <w:numPr>
          <w:ilvl w:val="0"/>
          <w:numId w:val="5"/>
        </w:numPr>
        <w:rPr>
          <w:lang w:bidi="th-TH"/>
        </w:rPr>
      </w:pPr>
      <w:r>
        <w:rPr>
          <w:lang w:bidi="th-TH"/>
        </w:rPr>
        <w:t>Am Tag der Prüfung finden Sie das Passwort für die Prüfung im Examenskurs. Wichtig:</w:t>
      </w:r>
      <w:r>
        <w:t xml:space="preserve"> </w:t>
      </w:r>
      <w:r>
        <w:rPr>
          <w:lang w:bidi="th-TH"/>
        </w:rPr>
        <w:t>Das Passwort wird nach jeder Prüfung geändert! Bitte prüfen Sie rechtzeitig vor Ihrem Prüfungstermin, ob Sie die aktuelle Version haben. Am Änderungsdatum erkennen Sie, ob das Passwort nach der letzten Prüfung bereits aktualisiert wurde.</w:t>
      </w:r>
    </w:p>
    <w:p w14:paraId="089A49EF" w14:textId="2AC6F71B" w:rsidR="00E24F81" w:rsidRPr="00A320E7" w:rsidRDefault="00C90C19">
      <w:pPr>
        <w:pStyle w:val="Listenabsatz"/>
        <w:numPr>
          <w:ilvl w:val="0"/>
          <w:numId w:val="5"/>
        </w:numPr>
        <w:rPr>
          <w:lang w:bidi="th-TH"/>
        </w:rPr>
      </w:pPr>
      <w:r w:rsidRPr="00A320E7">
        <w:t xml:space="preserve">Lesen Sie sich das Merkblatt für Nachteilsausgleiche sowie die Schritt-für-Schritt-Anleitung zum </w:t>
      </w:r>
      <w:r w:rsidR="00127D53">
        <w:t>Einstellen</w:t>
      </w:r>
      <w:r w:rsidRPr="00A320E7">
        <w:t xml:space="preserve"> der Zeitverlängerung </w:t>
      </w:r>
      <w:r w:rsidR="0010752B" w:rsidRPr="00A320E7">
        <w:t xml:space="preserve">im Examenskurs </w:t>
      </w:r>
      <w:r w:rsidRPr="00A320E7">
        <w:t>sorgfältig durch, für den Fall, dass ein Antrag auf Nachteilsausgleich gestellt wird. Die endgültige Entscheidung über die Gewährung eines Nachteilsausgleichs liegt bei der Aufsichtsperson</w:t>
      </w:r>
      <w:r w:rsidRPr="00A320E7">
        <w:rPr>
          <w:lang w:bidi="th-TH"/>
        </w:rPr>
        <w:t>.</w:t>
      </w:r>
    </w:p>
    <w:p w14:paraId="221308B4" w14:textId="77777777" w:rsidR="00E24F81" w:rsidRDefault="00C90C19">
      <w:pPr>
        <w:pStyle w:val="berschrift2"/>
        <w:rPr>
          <w:lang w:bidi="th-TH"/>
        </w:rPr>
      </w:pPr>
      <w:r>
        <w:rPr>
          <w:lang w:bidi="th-TH"/>
        </w:rPr>
        <w:t>Vor der Prüfung</w:t>
      </w:r>
    </w:p>
    <w:p w14:paraId="4F41A1AE" w14:textId="77777777" w:rsidR="00E24F81" w:rsidRDefault="00C90C19">
      <w:pPr>
        <w:pStyle w:val="Listenabsatz"/>
        <w:numPr>
          <w:ilvl w:val="0"/>
          <w:numId w:val="8"/>
        </w:numPr>
        <w:rPr>
          <w:lang w:bidi="th-TH"/>
        </w:rPr>
      </w:pPr>
      <w:r>
        <w:rPr>
          <w:lang w:bidi="th-TH"/>
        </w:rPr>
        <w:t>Den Raum ca. 1h vor Beginn der Prüfung vorbereiten.</w:t>
      </w:r>
    </w:p>
    <w:p w14:paraId="23E46435" w14:textId="77777777" w:rsidR="00E24F81" w:rsidRDefault="00C90C19">
      <w:pPr>
        <w:pStyle w:val="Listenabsatz"/>
        <w:numPr>
          <w:ilvl w:val="0"/>
          <w:numId w:val="8"/>
        </w:numPr>
        <w:rPr>
          <w:lang w:bidi="th-TH"/>
        </w:rPr>
      </w:pPr>
      <w:r>
        <w:rPr>
          <w:lang w:bidi="th-TH"/>
        </w:rPr>
        <w:t>Bei Eintritt der Prüflinge Nachweis der Identität verlangen (Personalausweis o.ä.) und auf der Teilnahmeliste unterschreiben lassen.</w:t>
      </w:r>
    </w:p>
    <w:p w14:paraId="0BE5107C" w14:textId="77777777" w:rsidR="00E24F81" w:rsidRDefault="00C90C19">
      <w:pPr>
        <w:pStyle w:val="Listenabsatz"/>
        <w:numPr>
          <w:ilvl w:val="0"/>
          <w:numId w:val="8"/>
        </w:numPr>
        <w:rPr>
          <w:lang w:bidi="th-TH"/>
        </w:rPr>
      </w:pPr>
      <w:r>
        <w:rPr>
          <w:lang w:bidi="th-TH"/>
        </w:rPr>
        <w:t>Bei einem Antrag auf Nachteilsausgleich den entsprechenden Nachweis einholen und die Zeitverlängerung im Examenskurs einrichten.</w:t>
      </w:r>
    </w:p>
    <w:p w14:paraId="6DB6269B" w14:textId="77777777" w:rsidR="00E24F81" w:rsidRDefault="00C90C19">
      <w:pPr>
        <w:pStyle w:val="Listenabsatz"/>
        <w:numPr>
          <w:ilvl w:val="0"/>
          <w:numId w:val="8"/>
        </w:numPr>
        <w:rPr>
          <w:lang w:bidi="th-TH"/>
        </w:rPr>
      </w:pPr>
      <w:r>
        <w:rPr>
          <w:lang w:bidi="th-TH"/>
        </w:rPr>
        <w:t>Sicherstellen, dass nur angemeldete Personen (siehe Teilnahmeliste) anwesend sind.</w:t>
      </w:r>
    </w:p>
    <w:p w14:paraId="7FF40609" w14:textId="77777777" w:rsidR="00E24F81" w:rsidRDefault="00C90C19">
      <w:pPr>
        <w:pStyle w:val="Listenabsatz"/>
        <w:numPr>
          <w:ilvl w:val="0"/>
          <w:numId w:val="8"/>
        </w:numPr>
        <w:rPr>
          <w:lang w:bidi="th-TH"/>
        </w:rPr>
      </w:pPr>
      <w:r>
        <w:rPr>
          <w:lang w:bidi="th-TH"/>
        </w:rPr>
        <w:t>Mindestens einen Ausdruck des Merkblatts für Prüflinge bereithalten.</w:t>
      </w:r>
    </w:p>
    <w:p w14:paraId="4F987FAE" w14:textId="77777777" w:rsidR="00E24F81" w:rsidRDefault="00C90C19">
      <w:pPr>
        <w:pStyle w:val="Listenabsatz"/>
        <w:numPr>
          <w:ilvl w:val="0"/>
          <w:numId w:val="8"/>
        </w:numPr>
        <w:rPr>
          <w:lang w:bidi="th-TH"/>
        </w:rPr>
      </w:pPr>
      <w:r>
        <w:rPr>
          <w:lang w:bidi="th-TH"/>
        </w:rPr>
        <w:t>Den Prüflingen einen Platz zuweisen.</w:t>
      </w:r>
    </w:p>
    <w:p w14:paraId="28670C28" w14:textId="77777777" w:rsidR="00E24F81" w:rsidRDefault="00C90C19">
      <w:pPr>
        <w:pStyle w:val="Listenabsatz"/>
        <w:numPr>
          <w:ilvl w:val="0"/>
          <w:numId w:val="8"/>
        </w:numPr>
        <w:rPr>
          <w:lang w:bidi="th-TH"/>
        </w:rPr>
      </w:pPr>
      <w:r>
        <w:rPr>
          <w:lang w:bidi="th-TH"/>
        </w:rPr>
        <w:t>Prüflinge mit Nachteilsausgleich darüber informieren, wie viel Zeit sie zusätzlich bekommen.</w:t>
      </w:r>
    </w:p>
    <w:p w14:paraId="144A1B1F" w14:textId="77777777" w:rsidR="00E24F81" w:rsidRDefault="00C90C19">
      <w:pPr>
        <w:pStyle w:val="Listenabsatz"/>
        <w:numPr>
          <w:ilvl w:val="0"/>
          <w:numId w:val="8"/>
        </w:numPr>
        <w:rPr>
          <w:lang w:bidi="th-TH"/>
        </w:rPr>
      </w:pPr>
      <w:r>
        <w:rPr>
          <w:lang w:bidi="th-TH"/>
        </w:rPr>
        <w:t>Gebärdensprach-Dolmetschende und zugehörige Prüflinge zusammensetzen.</w:t>
      </w:r>
    </w:p>
    <w:p w14:paraId="79FF3DC3" w14:textId="77777777" w:rsidR="00E24F81" w:rsidRDefault="00C90C19">
      <w:pPr>
        <w:pStyle w:val="Listenabsatz"/>
        <w:numPr>
          <w:ilvl w:val="0"/>
          <w:numId w:val="8"/>
        </w:numPr>
        <w:rPr>
          <w:lang w:bidi="th-TH"/>
        </w:rPr>
      </w:pPr>
      <w:r>
        <w:rPr>
          <w:lang w:bidi="th-TH"/>
        </w:rPr>
        <w:t>Sicherstellen, dass das WLAN / der Internetzugriff funktioniert.</w:t>
      </w:r>
    </w:p>
    <w:p w14:paraId="4FF1694F" w14:textId="77777777" w:rsidR="00E24F81" w:rsidRDefault="00C90C19">
      <w:pPr>
        <w:pStyle w:val="Listenabsatz"/>
        <w:numPr>
          <w:ilvl w:val="0"/>
          <w:numId w:val="8"/>
        </w:numPr>
        <w:rPr>
          <w:lang w:bidi="th-TH"/>
        </w:rPr>
      </w:pPr>
      <w:r>
        <w:rPr>
          <w:lang w:bidi="th-TH"/>
        </w:rPr>
        <w:t>Sicherstellen, dass benötigte Assistive Technologien funktionieren (z.B. Screenreader).</w:t>
      </w:r>
    </w:p>
    <w:p w14:paraId="7B61E51F" w14:textId="77777777" w:rsidR="00E24F81" w:rsidRDefault="00C90C19">
      <w:pPr>
        <w:pStyle w:val="Listenabsatz"/>
        <w:numPr>
          <w:ilvl w:val="0"/>
          <w:numId w:val="8"/>
        </w:numPr>
        <w:rPr>
          <w:lang w:bidi="th-TH"/>
        </w:rPr>
      </w:pPr>
      <w:r>
        <w:rPr>
          <w:lang w:bidi="th-TH"/>
        </w:rPr>
        <w:lastRenderedPageBreak/>
        <w:t>Sicherstellen, dass Prüflinge mit Screenreader Kopfhörer verwenden.</w:t>
      </w:r>
    </w:p>
    <w:p w14:paraId="759FC5E7" w14:textId="77777777" w:rsidR="00E24F81" w:rsidRDefault="00C90C19">
      <w:pPr>
        <w:pStyle w:val="Listenabsatz"/>
        <w:numPr>
          <w:ilvl w:val="0"/>
          <w:numId w:val="8"/>
        </w:numPr>
        <w:rPr>
          <w:lang w:bidi="th-TH"/>
        </w:rPr>
      </w:pPr>
      <w:r>
        <w:rPr>
          <w:lang w:bidi="th-TH"/>
        </w:rPr>
        <w:t>Über WCs und Fluchtwege informieren.</w:t>
      </w:r>
    </w:p>
    <w:p w14:paraId="0D7821A3" w14:textId="77777777" w:rsidR="00E24F81" w:rsidRDefault="00C90C19">
      <w:pPr>
        <w:pStyle w:val="Listenabsatz"/>
        <w:numPr>
          <w:ilvl w:val="0"/>
          <w:numId w:val="8"/>
        </w:numPr>
        <w:rPr>
          <w:lang w:bidi="th-TH"/>
        </w:rPr>
      </w:pPr>
      <w:r>
        <w:rPr>
          <w:lang w:bidi="th-TH"/>
        </w:rPr>
        <w:t>Überprüfen, ob Tasche, Jacke und Handy sich nicht mehr am Prüfungsplatz befinden. Getränke und Essen sind am Prüfungsplatz erlaubt.</w:t>
      </w:r>
    </w:p>
    <w:p w14:paraId="54AF2149" w14:textId="77777777" w:rsidR="00E24F81" w:rsidRDefault="00C90C19">
      <w:pPr>
        <w:pStyle w:val="Listenabsatz"/>
        <w:numPr>
          <w:ilvl w:val="0"/>
          <w:numId w:val="8"/>
        </w:numPr>
        <w:rPr>
          <w:lang w:bidi="th-TH"/>
        </w:rPr>
      </w:pPr>
      <w:r>
        <w:rPr>
          <w:lang w:bidi="th-TH"/>
        </w:rPr>
        <w:t>Alle Prüflinge in den Moodle-Kurs eintreten lassen und überprüfen, dass es für alle funktioniert.</w:t>
      </w:r>
    </w:p>
    <w:p w14:paraId="5D9CDAC3" w14:textId="77777777" w:rsidR="00E24F81" w:rsidRDefault="00C90C19">
      <w:pPr>
        <w:pStyle w:val="Listenabsatz"/>
        <w:numPr>
          <w:ilvl w:val="0"/>
          <w:numId w:val="8"/>
        </w:numPr>
      </w:pPr>
      <w:r>
        <w:rPr>
          <w:szCs w:val="28"/>
          <w:lang w:bidi="th-TH"/>
        </w:rPr>
        <w:t>Passwort für die Prüfung</w:t>
      </w:r>
      <w:r>
        <w:rPr>
          <w:lang w:bidi="th-TH"/>
        </w:rPr>
        <w:t xml:space="preserve"> an die Prüflinge verteilen. Die Prüfungszeit startet erst, wenn das Passwort eingegeben wurde.</w:t>
      </w:r>
    </w:p>
    <w:p w14:paraId="65816499" w14:textId="77777777" w:rsidR="00E24F81" w:rsidRDefault="00C90C19">
      <w:pPr>
        <w:pStyle w:val="berschrift2"/>
        <w:rPr>
          <w:lang w:bidi="th-TH"/>
        </w:rPr>
      </w:pPr>
      <w:r>
        <w:rPr>
          <w:lang w:bidi="th-TH"/>
        </w:rPr>
        <w:t>Während der Prüfung</w:t>
      </w:r>
    </w:p>
    <w:p w14:paraId="2FFD21CB" w14:textId="77777777" w:rsidR="00E24F81" w:rsidRDefault="00C90C19">
      <w:pPr>
        <w:pStyle w:val="Listenabsatz"/>
        <w:numPr>
          <w:ilvl w:val="0"/>
          <w:numId w:val="9"/>
        </w:numPr>
        <w:rPr>
          <w:lang w:bidi="th-TH"/>
        </w:rPr>
      </w:pPr>
      <w:r>
        <w:rPr>
          <w:lang w:bidi="th-TH"/>
        </w:rPr>
        <w:t xml:space="preserve">Für jeden Prüfling laufen nach Start der Prüfung individuell 60 Minuten (bei Nachteilsausgleich 120 Minuten) sichtbar im Moodle-Kurs ab. </w:t>
      </w:r>
    </w:p>
    <w:p w14:paraId="1D0624EA" w14:textId="77777777" w:rsidR="00E24F81" w:rsidRDefault="00C90C19">
      <w:pPr>
        <w:pStyle w:val="Listenabsatz"/>
        <w:numPr>
          <w:ilvl w:val="0"/>
          <w:numId w:val="9"/>
        </w:numPr>
        <w:rPr>
          <w:lang w:bidi="th-TH"/>
        </w:rPr>
      </w:pPr>
      <w:r>
        <w:rPr>
          <w:lang w:bidi="th-TH"/>
        </w:rPr>
        <w:t>Auffälligkeiten auf dem Protokollblatt notieren, z.B. Internet- oder Stromausfälle und ggf. zusätzliches Zeitbudget, starke Störungen durch Prüflinge oder von extern, Betrugsversuche.</w:t>
      </w:r>
    </w:p>
    <w:p w14:paraId="0FC2F961" w14:textId="77777777" w:rsidR="00E24F81" w:rsidRDefault="00C90C19">
      <w:pPr>
        <w:pStyle w:val="Listenabsatz"/>
        <w:numPr>
          <w:ilvl w:val="0"/>
          <w:numId w:val="9"/>
        </w:numPr>
        <w:rPr>
          <w:lang w:bidi="th-TH"/>
        </w:rPr>
      </w:pPr>
      <w:r>
        <w:rPr>
          <w:lang w:bidi="th-TH"/>
        </w:rPr>
        <w:t xml:space="preserve">Die Aufsichtspersonen dürfen NICHT: </w:t>
      </w:r>
    </w:p>
    <w:p w14:paraId="45E5C5F2" w14:textId="77777777" w:rsidR="00E24F81" w:rsidRDefault="00C90C19">
      <w:pPr>
        <w:pStyle w:val="Listenabsatz"/>
        <w:numPr>
          <w:ilvl w:val="1"/>
          <w:numId w:val="9"/>
        </w:numPr>
        <w:rPr>
          <w:lang w:bidi="th-TH"/>
        </w:rPr>
      </w:pPr>
      <w:r>
        <w:rPr>
          <w:lang w:bidi="th-TH"/>
        </w:rPr>
        <w:t>Hilfestellungen zu Prüfungsfragen geben. Ausnahme: Die Aufsichtsperson darf auf Nachfrage den Fragekontext klären.</w:t>
      </w:r>
    </w:p>
    <w:p w14:paraId="1AE7A83D" w14:textId="77777777" w:rsidR="00E24F81" w:rsidRDefault="00C90C19">
      <w:pPr>
        <w:pStyle w:val="Listenabsatz"/>
        <w:numPr>
          <w:ilvl w:val="1"/>
          <w:numId w:val="9"/>
        </w:numPr>
        <w:rPr>
          <w:lang w:bidi="th-TH"/>
        </w:rPr>
      </w:pPr>
      <w:r>
        <w:rPr>
          <w:lang w:bidi="th-TH"/>
        </w:rPr>
        <w:t>Informationen, insbesondere Fragen, aus der Prüfung kopieren.</w:t>
      </w:r>
    </w:p>
    <w:p w14:paraId="442DDF09" w14:textId="77777777" w:rsidR="00E24F81" w:rsidRDefault="00C90C19">
      <w:pPr>
        <w:pStyle w:val="Listenabsatz"/>
        <w:numPr>
          <w:ilvl w:val="1"/>
          <w:numId w:val="9"/>
        </w:numPr>
        <w:rPr>
          <w:lang w:bidi="th-TH"/>
        </w:rPr>
      </w:pPr>
      <w:r>
        <w:rPr>
          <w:lang w:bidi="th-TH"/>
        </w:rPr>
        <w:t>Den Prüflingen bei der Übersetzung der Fragen helfen.</w:t>
      </w:r>
    </w:p>
    <w:p w14:paraId="2ED242EC" w14:textId="77777777" w:rsidR="00E24F81" w:rsidRDefault="00C90C19">
      <w:pPr>
        <w:pStyle w:val="Listenabsatz"/>
        <w:numPr>
          <w:ilvl w:val="1"/>
          <w:numId w:val="9"/>
        </w:numPr>
        <w:rPr>
          <w:lang w:bidi="th-TH"/>
        </w:rPr>
      </w:pPr>
      <w:r>
        <w:rPr>
          <w:lang w:bidi="th-TH"/>
        </w:rPr>
        <w:t>Den Prüflingen gestatten, andere Materialien zu Hilfe zu nehmen (Internet, Emails, Dokumente, Bücher, oder andere Materialien).</w:t>
      </w:r>
    </w:p>
    <w:p w14:paraId="535E2BBA" w14:textId="77777777" w:rsidR="00E24F81" w:rsidRDefault="00C90C19">
      <w:pPr>
        <w:pStyle w:val="Listenabsatz"/>
        <w:numPr>
          <w:ilvl w:val="1"/>
          <w:numId w:val="9"/>
        </w:numPr>
        <w:rPr>
          <w:lang w:bidi="th-TH"/>
        </w:rPr>
      </w:pPr>
      <w:r>
        <w:rPr>
          <w:lang w:bidi="th-TH"/>
        </w:rPr>
        <w:t>Die Prüflinge remote beaufsichtigen.</w:t>
      </w:r>
    </w:p>
    <w:p w14:paraId="5EC07029" w14:textId="77777777" w:rsidR="00E24F81" w:rsidRDefault="00C90C19">
      <w:pPr>
        <w:pStyle w:val="Listenabsatz"/>
        <w:numPr>
          <w:ilvl w:val="1"/>
          <w:numId w:val="9"/>
        </w:numPr>
        <w:rPr>
          <w:lang w:bidi="th-TH"/>
        </w:rPr>
      </w:pPr>
      <w:r>
        <w:rPr>
          <w:lang w:bidi="th-TH"/>
        </w:rPr>
        <w:t>Nach der Prüfung: Prüfungsfragen mit den Prüflingen oder anderen Personen diskutieren oder offenlegen.</w:t>
      </w:r>
    </w:p>
    <w:p w14:paraId="179BBCD3" w14:textId="77777777" w:rsidR="00E24F81" w:rsidRDefault="00C90C19">
      <w:pPr>
        <w:pStyle w:val="berschrift2"/>
        <w:rPr>
          <w:lang w:bidi="th-TH"/>
        </w:rPr>
      </w:pPr>
      <w:r>
        <w:rPr>
          <w:lang w:bidi="th-TH"/>
        </w:rPr>
        <w:t>Nach der Prüfung</w:t>
      </w:r>
    </w:p>
    <w:p w14:paraId="4CA79BA8" w14:textId="77777777" w:rsidR="00E24F81" w:rsidRDefault="00C90C19">
      <w:pPr>
        <w:pStyle w:val="Listenabsatz"/>
        <w:numPr>
          <w:ilvl w:val="0"/>
          <w:numId w:val="10"/>
        </w:numPr>
        <w:rPr>
          <w:lang w:bidi="th-TH"/>
        </w:rPr>
      </w:pPr>
      <w:r>
        <w:rPr>
          <w:lang w:bidi="th-TH"/>
        </w:rPr>
        <w:t>Nach Ablauf der Zeit alle Prüflinge auffordern, die elektronische Prüfung abzuschließen (ABSENDEN-Button).</w:t>
      </w:r>
    </w:p>
    <w:p w14:paraId="550B4DED" w14:textId="24773D43" w:rsidR="00E24F81" w:rsidRDefault="00C90C19">
      <w:pPr>
        <w:pStyle w:val="Listenabsatz"/>
        <w:numPr>
          <w:ilvl w:val="0"/>
          <w:numId w:val="10"/>
        </w:numPr>
      </w:pPr>
      <w:r>
        <w:rPr>
          <w:lang w:bidi="th-TH"/>
        </w:rPr>
        <w:t>Auf Feedback-Fragebogen zur Prüfung im Examenskurs hinweisen</w:t>
      </w:r>
      <w:ins w:id="18" w:author="Laura Eppler" w:date="2025-11-24T10:43:00Z">
        <w:r w:rsidR="00DC7868">
          <w:rPr>
            <w:lang w:bidi="th-TH"/>
          </w:rPr>
          <w:t xml:space="preserve"> (falls vorhanden)</w:t>
        </w:r>
      </w:ins>
      <w:r>
        <w:rPr>
          <w:lang w:bidi="th-TH"/>
        </w:rPr>
        <w:t>.</w:t>
      </w:r>
    </w:p>
    <w:p w14:paraId="2DB96B65" w14:textId="2BE6A74A" w:rsidR="00E24F81" w:rsidRDefault="00C90C19">
      <w:pPr>
        <w:pStyle w:val="Listenabsatz"/>
        <w:numPr>
          <w:ilvl w:val="0"/>
          <w:numId w:val="10"/>
        </w:numPr>
        <w:rPr>
          <w:lang w:bidi="th-TH"/>
        </w:rPr>
      </w:pPr>
      <w:r>
        <w:rPr>
          <w:lang w:bidi="th-TH"/>
        </w:rPr>
        <w:t xml:space="preserve">Unterschriebene Teilnahmeliste und Protokollblatt einscannen und per Email an </w:t>
      </w:r>
      <w:ins w:id="19" w:author="Laura Eppler" w:date="2025-11-24T10:44:00Z">
        <w:r w:rsidR="00DC7868">
          <w:rPr>
            <w:lang w:bidi="th-TH"/>
          </w:rPr>
          <w:t xml:space="preserve">die zuständige </w:t>
        </w:r>
      </w:ins>
      <w:ins w:id="20" w:author="Laura Eppler" w:date="2025-11-24T10:47:00Z">
        <w:r w:rsidR="00DC7868">
          <w:rPr>
            <w:lang w:bidi="th-TH"/>
          </w:rPr>
          <w:t>Kontak</w:t>
        </w:r>
      </w:ins>
      <w:ins w:id="21" w:author="Laura Eppler" w:date="2025-11-24T10:52:00Z">
        <w:r w:rsidR="00E4781C">
          <w:rPr>
            <w:lang w:bidi="th-TH"/>
          </w:rPr>
          <w:t>t</w:t>
        </w:r>
      </w:ins>
      <w:ins w:id="22" w:author="Laura Eppler" w:date="2025-11-24T10:47:00Z">
        <w:r w:rsidR="00DC7868">
          <w:rPr>
            <w:lang w:bidi="th-TH"/>
          </w:rPr>
          <w:t>p</w:t>
        </w:r>
      </w:ins>
      <w:ins w:id="23" w:author="Laura Eppler" w:date="2025-11-24T10:44:00Z">
        <w:r w:rsidR="00DC7868">
          <w:rPr>
            <w:lang w:bidi="th-TH"/>
          </w:rPr>
          <w:t xml:space="preserve">erson </w:t>
        </w:r>
      </w:ins>
      <w:del w:id="24" w:author="Laura Eppler" w:date="2025-11-24T10:44:00Z">
        <w:r w:rsidDel="00DC7868">
          <w:rPr>
            <w:lang w:bidi="th-TH"/>
          </w:rPr>
          <w:delText xml:space="preserve"> </w:delText>
        </w:r>
      </w:del>
      <w:r>
        <w:rPr>
          <w:lang w:bidi="th-TH"/>
        </w:rPr>
        <w:t>senden.</w:t>
      </w:r>
    </w:p>
    <w:p w14:paraId="3D59C38E" w14:textId="24F90F01" w:rsidR="00E24F81" w:rsidRDefault="00C90C19">
      <w:pPr>
        <w:pStyle w:val="berschrift2"/>
        <w:rPr>
          <w:lang w:bidi="th-TH"/>
          <w14:ligatures w14:val="none"/>
        </w:rPr>
      </w:pPr>
      <w:r>
        <w:rPr>
          <w:lang w:bidi="th-TH"/>
        </w:rPr>
        <w:t>Kontakt</w:t>
      </w:r>
    </w:p>
    <w:p w14:paraId="7E922F26" w14:textId="6A36405E" w:rsidR="00DC7868" w:rsidRPr="00A320E7" w:rsidDel="00DC7868" w:rsidRDefault="00DC7868" w:rsidP="00DC7868">
      <w:pPr>
        <w:rPr>
          <w:del w:id="25" w:author="Laura Eppler" w:date="2025-11-24T10:48:00Z"/>
          <w:moveTo w:id="26" w:author="Laura Eppler" w:date="2025-11-24T10:47:00Z"/>
        </w:rPr>
      </w:pPr>
      <w:moveToRangeStart w:id="27" w:author="Laura Eppler" w:date="2025-11-24T10:47:00Z" w:name="move214873683"/>
      <w:moveTo w:id="28" w:author="Laura Eppler" w:date="2025-11-24T10:47:00Z">
        <w:r w:rsidRPr="00A320E7">
          <w:rPr>
            <w:lang w:bidi="th-TH"/>
          </w:rPr>
          <w:t>Bei Fragen oder Problemen wenden Sie sich bitte an</w:t>
        </w:r>
      </w:moveTo>
      <w:ins w:id="29" w:author="Laura Eppler" w:date="2025-11-24T10:47:00Z">
        <w:r>
          <w:rPr>
            <w:lang w:bidi="th-TH"/>
          </w:rPr>
          <w:t xml:space="preserve"> d</w:t>
        </w:r>
      </w:ins>
      <w:ins w:id="30" w:author="Laura Eppler" w:date="2025-11-24T11:02:00Z">
        <w:r w:rsidR="005E0B53">
          <w:rPr>
            <w:lang w:bidi="th-TH"/>
          </w:rPr>
          <w:t xml:space="preserve">as </w:t>
        </w:r>
      </w:ins>
      <w:ins w:id="31" w:author="Laura Eppler" w:date="2025-11-24T10:49:00Z">
        <w:r w:rsidR="00897B5B">
          <w:rPr>
            <w:lang w:bidi="th-TH"/>
          </w:rPr>
          <w:t>zust</w:t>
        </w:r>
      </w:ins>
      <w:ins w:id="32" w:author="Laura Eppler" w:date="2025-11-24T10:50:00Z">
        <w:r w:rsidR="00897B5B">
          <w:rPr>
            <w:lang w:bidi="th-TH"/>
          </w:rPr>
          <w:t xml:space="preserve">ändige </w:t>
        </w:r>
      </w:ins>
      <w:ins w:id="33" w:author="Laura Eppler" w:date="2025-11-24T11:02:00Z">
        <w:r w:rsidR="005E0B53">
          <w:rPr>
            <w:lang w:bidi="th-TH"/>
          </w:rPr>
          <w:t>Knowledge Badge Team</w:t>
        </w:r>
      </w:ins>
      <w:moveTo w:id="34" w:author="Laura Eppler" w:date="2025-11-24T10:47:00Z">
        <w:del w:id="35" w:author="Laura Eppler" w:date="2025-11-24T10:48:00Z">
          <w:r w:rsidRPr="00A320E7" w:rsidDel="00DC7868">
            <w:rPr>
              <w:lang w:bidi="th-TH"/>
            </w:rPr>
            <w:delText xml:space="preserve"> </w:delText>
          </w:r>
          <w:r w:rsidDel="00DC7868">
            <w:fldChar w:fldCharType="begin"/>
          </w:r>
          <w:r w:rsidDel="00DC7868">
            <w:delInstrText xml:space="preserve"> HYPERLINK "mailto:bf-lehren@hdm-stuttgart.deo" \o "bf-lehren@hdm-stuttgart.de" </w:delInstrText>
          </w:r>
          <w:r w:rsidDel="00DC7868">
            <w:fldChar w:fldCharType="separate"/>
          </w:r>
          <w:r w:rsidRPr="00A320E7" w:rsidDel="00DC7868">
            <w:rPr>
              <w:rStyle w:val="Hyperlink"/>
              <w:rFonts w:eastAsia="Calibri"/>
              <w:szCs w:val="28"/>
              <w:lang w:bidi="th-TH"/>
            </w:rPr>
            <w:delText>bf-lehren@hdm-stuttgart.de</w:delText>
          </w:r>
          <w:r w:rsidDel="00DC7868">
            <w:rPr>
              <w:rStyle w:val="Hyperlink"/>
              <w:rFonts w:eastAsia="Calibri"/>
              <w:szCs w:val="28"/>
              <w:lang w:bidi="th-TH"/>
            </w:rPr>
            <w:fldChar w:fldCharType="end"/>
          </w:r>
          <w:r w:rsidRPr="00A320E7" w:rsidDel="00DC7868">
            <w:rPr>
              <w:lang w:bidi="th-TH"/>
            </w:rPr>
            <w:delText xml:space="preserve"> oder telefonisch unter +49</w:delText>
          </w:r>
          <w:r w:rsidRPr="00A320E7" w:rsidDel="00DC7868">
            <w:delText>1717733711</w:delText>
          </w:r>
          <w:r w:rsidRPr="00A320E7" w:rsidDel="00DC7868">
            <w:rPr>
              <w:lang w:bidi="th-TH"/>
            </w:rPr>
            <w:delText>.</w:delText>
          </w:r>
        </w:del>
      </w:moveTo>
      <w:ins w:id="36" w:author="Laura Eppler" w:date="2025-11-24T10:48:00Z">
        <w:r>
          <w:rPr>
            <w:lang w:bidi="th-TH"/>
          </w:rPr>
          <w:t>.</w:t>
        </w:r>
      </w:ins>
      <w:ins w:id="37" w:author="Laura Eppler" w:date="2025-11-24T10:50:00Z">
        <w:r w:rsidR="00897B5B">
          <w:rPr>
            <w:lang w:bidi="th-TH"/>
          </w:rPr>
          <w:t xml:space="preserve"> </w:t>
        </w:r>
      </w:ins>
      <w:ins w:id="38" w:author="Laura Eppler" w:date="2025-11-24T10:48:00Z">
        <w:r>
          <w:rPr>
            <w:lang w:bidi="th-TH"/>
          </w:rPr>
          <w:t>D</w:t>
        </w:r>
      </w:ins>
    </w:p>
    <w:moveToRangeEnd w:id="27"/>
    <w:p w14:paraId="08F504B1" w14:textId="4DC86BB5" w:rsidR="00DC7868" w:rsidRDefault="00DC7868">
      <w:pPr>
        <w:rPr>
          <w:ins w:id="39" w:author="Laura Eppler" w:date="2025-11-24T10:45:00Z"/>
          <w:lang w:bidi="th-TH"/>
        </w:rPr>
      </w:pPr>
      <w:ins w:id="40" w:author="Laura Eppler" w:date="2025-11-24T10:45:00Z">
        <w:r>
          <w:rPr>
            <w:lang w:bidi="th-TH"/>
          </w:rPr>
          <w:t>ie Kontakt</w:t>
        </w:r>
      </w:ins>
      <w:ins w:id="41" w:author="Laura Eppler" w:date="2025-11-24T10:50:00Z">
        <w:r w:rsidR="00897B5B">
          <w:rPr>
            <w:lang w:bidi="th-TH"/>
          </w:rPr>
          <w:t>daten</w:t>
        </w:r>
      </w:ins>
      <w:ins w:id="42" w:author="Laura Eppler" w:date="2025-11-24T10:45:00Z">
        <w:r>
          <w:rPr>
            <w:lang w:bidi="th-TH"/>
          </w:rPr>
          <w:t xml:space="preserve"> </w:t>
        </w:r>
      </w:ins>
      <w:ins w:id="43" w:author="Laura Eppler" w:date="2025-11-24T10:48:00Z">
        <w:r>
          <w:rPr>
            <w:lang w:bidi="th-TH"/>
          </w:rPr>
          <w:t xml:space="preserve">finden Sie auf der </w:t>
        </w:r>
      </w:ins>
      <w:ins w:id="44" w:author="Laura Eppler" w:date="2025-11-24T10:51:00Z">
        <w:r w:rsidR="00897B5B">
          <w:rPr>
            <w:lang w:bidi="th-TH"/>
          </w:rPr>
          <w:t xml:space="preserve">Webseite des entsprechenden </w:t>
        </w:r>
      </w:ins>
      <w:ins w:id="45" w:author="Laura Eppler" w:date="2025-11-24T10:48:00Z">
        <w:r>
          <w:rPr>
            <w:lang w:bidi="th-TH"/>
          </w:rPr>
          <w:t xml:space="preserve">Knowledge </w:t>
        </w:r>
      </w:ins>
      <w:ins w:id="46" w:author="Laura Eppler" w:date="2025-11-24T10:49:00Z">
        <w:r>
          <w:rPr>
            <w:lang w:bidi="th-TH"/>
          </w:rPr>
          <w:t>Badge</w:t>
        </w:r>
      </w:ins>
      <w:ins w:id="47" w:author="Laura Eppler" w:date="2025-11-24T10:51:00Z">
        <w:r w:rsidR="00897B5B">
          <w:rPr>
            <w:lang w:bidi="th-TH"/>
          </w:rPr>
          <w:t>s</w:t>
        </w:r>
      </w:ins>
      <w:ins w:id="48" w:author="Laura Eppler" w:date="2025-11-24T10:49:00Z">
        <w:r>
          <w:rPr>
            <w:lang w:bidi="th-TH"/>
          </w:rPr>
          <w:t>.</w:t>
        </w:r>
      </w:ins>
    </w:p>
    <w:p w14:paraId="37AFEB77" w14:textId="2F6987F9" w:rsidR="00E24F81" w:rsidRPr="00A320E7" w:rsidDel="00DC7868" w:rsidRDefault="00C90C19">
      <w:pPr>
        <w:rPr>
          <w:moveFrom w:id="49" w:author="Laura Eppler" w:date="2025-11-24T10:47:00Z"/>
        </w:rPr>
      </w:pPr>
      <w:moveFromRangeStart w:id="50" w:author="Laura Eppler" w:date="2025-11-24T10:47:00Z" w:name="move214873683"/>
      <w:moveFrom w:id="51" w:author="Laura Eppler" w:date="2025-11-24T10:47:00Z">
        <w:r w:rsidRPr="00A320E7" w:rsidDel="00DC7868">
          <w:rPr>
            <w:lang w:bidi="th-TH"/>
          </w:rPr>
          <w:lastRenderedPageBreak/>
          <w:t>Bei Fragen oder Problemen wenden Sie sich bitte an</w:t>
        </w:r>
        <w:r w:rsidR="00A320E7" w:rsidRPr="00A320E7" w:rsidDel="00DC7868">
          <w:rPr>
            <w:lang w:bidi="th-TH"/>
          </w:rPr>
          <w:t xml:space="preserve"> </w:t>
        </w:r>
        <w:r w:rsidR="00531742" w:rsidDel="00DC7868">
          <w:fldChar w:fldCharType="begin"/>
        </w:r>
        <w:r w:rsidR="00531742" w:rsidDel="00DC7868">
          <w:instrText xml:space="preserve"> HYPERLINK "mailto:bf-lehren@hdm-stuttgart.deo" \o "bf-lehren@hdm-stuttgart.de" </w:instrText>
        </w:r>
        <w:r w:rsidR="00531742" w:rsidDel="00DC7868">
          <w:fldChar w:fldCharType="separate"/>
        </w:r>
        <w:r w:rsidR="00A320E7" w:rsidRPr="00A320E7" w:rsidDel="00DC7868">
          <w:rPr>
            <w:rStyle w:val="Hyperlink"/>
            <w:rFonts w:eastAsia="Calibri"/>
            <w:szCs w:val="28"/>
            <w:lang w:bidi="th-TH"/>
          </w:rPr>
          <w:t>bf-lehren@hdm-stuttgart.de</w:t>
        </w:r>
        <w:r w:rsidR="00531742" w:rsidDel="00DC7868">
          <w:rPr>
            <w:rStyle w:val="Hyperlink"/>
            <w:rFonts w:eastAsia="Calibri"/>
            <w:szCs w:val="28"/>
            <w:lang w:bidi="th-TH"/>
          </w:rPr>
          <w:fldChar w:fldCharType="end"/>
        </w:r>
        <w:r w:rsidR="00A320E7" w:rsidRPr="00A320E7" w:rsidDel="00DC7868">
          <w:rPr>
            <w:lang w:bidi="th-TH"/>
          </w:rPr>
          <w:t xml:space="preserve"> oder telefonisch unter +49</w:t>
        </w:r>
        <w:r w:rsidR="00A320E7" w:rsidRPr="00A320E7" w:rsidDel="00DC7868">
          <w:t>1717733711</w:t>
        </w:r>
        <w:r w:rsidR="00A320E7" w:rsidRPr="00A320E7" w:rsidDel="00DC7868">
          <w:rPr>
            <w:lang w:bidi="th-TH"/>
          </w:rPr>
          <w:t>.</w:t>
        </w:r>
      </w:moveFrom>
    </w:p>
    <w:moveFromRangeEnd w:id="50"/>
    <w:p w14:paraId="43BC6A0F" w14:textId="41C54FF7" w:rsidR="00E24F81" w:rsidRDefault="00C90C19">
      <w:pPr>
        <w:rPr>
          <w:lang w:bidi="th-TH"/>
        </w:rPr>
      </w:pPr>
      <w:r>
        <w:rPr>
          <w:lang w:bidi="th-TH"/>
        </w:rPr>
        <w:t xml:space="preserve">Danke, dass Sie Ihre Zeit für die Qualifizierung anderer Personen zur Verfügung stellen und damit einen wichtigen Beitrag zu mehr digitaler Barrierefreiheit </w:t>
      </w:r>
      <w:del w:id="52" w:author="Laura Eppler" w:date="2025-11-24T10:52:00Z">
        <w:r w:rsidDel="00880158">
          <w:rPr>
            <w:lang w:bidi="th-TH"/>
          </w:rPr>
          <w:delText xml:space="preserve">in der Hochschullandschaft </w:delText>
        </w:r>
      </w:del>
      <w:r>
        <w:rPr>
          <w:lang w:bidi="th-TH"/>
        </w:rPr>
        <w:t>leisten.</w:t>
      </w:r>
    </w:p>
    <w:p w14:paraId="2E3DA5DB" w14:textId="77777777" w:rsidR="00E24F81" w:rsidRDefault="00C90C19">
      <w:pPr>
        <w:rPr>
          <w:b/>
          <w:bCs/>
        </w:rPr>
      </w:pPr>
      <w:r>
        <w:rPr>
          <w:b/>
          <w:bCs/>
          <w:lang w:bidi="th-TH"/>
        </w:rPr>
        <w:t>Und viel Erfolg bei der Durchführung der Prüfung!</w:t>
      </w:r>
    </w:p>
    <w:sectPr w:rsidR="00E24F81">
      <w:headerReference w:type="default" r:id="rId9"/>
      <w:pgSz w:w="11906" w:h="16838"/>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08065" w14:textId="77777777" w:rsidR="00800A11" w:rsidRDefault="00800A11">
      <w:r>
        <w:separator/>
      </w:r>
    </w:p>
    <w:p w14:paraId="795A6DD7" w14:textId="77777777" w:rsidR="00800A11" w:rsidRDefault="00800A11"/>
  </w:endnote>
  <w:endnote w:type="continuationSeparator" w:id="0">
    <w:p w14:paraId="0F5FA93D" w14:textId="77777777" w:rsidR="00800A11" w:rsidRDefault="00800A11">
      <w:r>
        <w:continuationSeparator/>
      </w:r>
    </w:p>
    <w:p w14:paraId="63EC4241" w14:textId="77777777" w:rsidR="00800A11" w:rsidRDefault="00800A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76C67" w14:textId="77777777" w:rsidR="00800A11" w:rsidRDefault="00800A11">
      <w:r>
        <w:separator/>
      </w:r>
    </w:p>
    <w:p w14:paraId="6B469A03" w14:textId="77777777" w:rsidR="00800A11" w:rsidRDefault="00800A11"/>
  </w:footnote>
  <w:footnote w:type="continuationSeparator" w:id="0">
    <w:p w14:paraId="29037B7C" w14:textId="77777777" w:rsidR="00800A11" w:rsidRDefault="00800A11">
      <w:r>
        <w:continuationSeparator/>
      </w:r>
    </w:p>
    <w:p w14:paraId="05A50DEE" w14:textId="77777777" w:rsidR="00800A11" w:rsidRDefault="00800A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91141" w14:textId="77777777" w:rsidR="00E24F81" w:rsidRDefault="00E24F81">
    <w:pPr>
      <w:pStyle w:val="Kopfzeile"/>
    </w:pPr>
  </w:p>
  <w:p w14:paraId="11A7C0A2" w14:textId="77777777" w:rsidR="00E24F81" w:rsidRDefault="00E24F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E38E0"/>
    <w:multiLevelType w:val="multilevel"/>
    <w:tmpl w:val="F72E6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0D77F6"/>
    <w:multiLevelType w:val="multilevel"/>
    <w:tmpl w:val="77D0E52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55E1122"/>
    <w:multiLevelType w:val="multilevel"/>
    <w:tmpl w:val="2000FF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7A3C3A"/>
    <w:multiLevelType w:val="multilevel"/>
    <w:tmpl w:val="3080FC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3BC2981"/>
    <w:multiLevelType w:val="multilevel"/>
    <w:tmpl w:val="7DEADE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C56E8C"/>
    <w:multiLevelType w:val="multilevel"/>
    <w:tmpl w:val="E040A7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1E52F0C"/>
    <w:multiLevelType w:val="multilevel"/>
    <w:tmpl w:val="CF847C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1F0482B"/>
    <w:multiLevelType w:val="multilevel"/>
    <w:tmpl w:val="62A82DA6"/>
    <w:lvl w:ilvl="0">
      <w:start w:val="1"/>
      <w:numFmt w:val="decimal"/>
      <w:lvlText w:val="%1."/>
      <w:lvlJc w:val="left"/>
      <w:pPr>
        <w:ind w:left="720" w:hanging="360"/>
      </w:p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5F221F2"/>
    <w:multiLevelType w:val="multilevel"/>
    <w:tmpl w:val="95EC102A"/>
    <w:lvl w:ilvl="0">
      <w:start w:val="1"/>
      <w:numFmt w:val="decimal"/>
      <w:lvlText w:val="%1."/>
      <w:lvlJc w:val="left"/>
      <w:pPr>
        <w:ind w:left="1068" w:hanging="360"/>
      </w:pPr>
      <w:rPr>
        <w:rFonts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9" w15:restartNumberingAfterBreak="0">
    <w:nsid w:val="52637595"/>
    <w:multiLevelType w:val="multilevel"/>
    <w:tmpl w:val="702817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4892341"/>
    <w:multiLevelType w:val="multilevel"/>
    <w:tmpl w:val="434056E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680E369E"/>
    <w:multiLevelType w:val="multilevel"/>
    <w:tmpl w:val="A1C234F0"/>
    <w:lvl w:ilvl="0">
      <w:start w:val="1"/>
      <w:numFmt w:val="decimal"/>
      <w:lvlText w:val="%1."/>
      <w:lvlJc w:val="left"/>
      <w:pPr>
        <w:ind w:left="720" w:hanging="360"/>
      </w:p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1E17FB"/>
    <w:multiLevelType w:val="multilevel"/>
    <w:tmpl w:val="6832D7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C9A7465"/>
    <w:multiLevelType w:val="multilevel"/>
    <w:tmpl w:val="40F6A4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10"/>
  </w:num>
  <w:num w:numId="5">
    <w:abstractNumId w:val="11"/>
  </w:num>
  <w:num w:numId="6">
    <w:abstractNumId w:val="9"/>
  </w:num>
  <w:num w:numId="7">
    <w:abstractNumId w:val="2"/>
  </w:num>
  <w:num w:numId="8">
    <w:abstractNumId w:val="0"/>
  </w:num>
  <w:num w:numId="9">
    <w:abstractNumId w:val="13"/>
  </w:num>
  <w:num w:numId="10">
    <w:abstractNumId w:val="3"/>
  </w:num>
  <w:num w:numId="11">
    <w:abstractNumId w:val="8"/>
  </w:num>
  <w:num w:numId="12">
    <w:abstractNumId w:val="1"/>
  </w:num>
  <w:num w:numId="13">
    <w:abstractNumId w:val="4"/>
  </w:num>
  <w:num w:numId="14">
    <w:abstractNumId w:val="12"/>
  </w:num>
  <w:num w:numId="15">
    <w:abstractNumId w:val="7"/>
  </w:num>
  <w:num w:numId="1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Eppler">
    <w15:presenceInfo w15:providerId="None" w15:userId="Laura Eppl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F81"/>
    <w:rsid w:val="0010752B"/>
    <w:rsid w:val="00127D53"/>
    <w:rsid w:val="00200B98"/>
    <w:rsid w:val="0029158E"/>
    <w:rsid w:val="003730F2"/>
    <w:rsid w:val="00531742"/>
    <w:rsid w:val="005E0B53"/>
    <w:rsid w:val="005F77CE"/>
    <w:rsid w:val="006C33F0"/>
    <w:rsid w:val="007A4B3D"/>
    <w:rsid w:val="00800A11"/>
    <w:rsid w:val="00880158"/>
    <w:rsid w:val="00887A39"/>
    <w:rsid w:val="00897B5B"/>
    <w:rsid w:val="00A320E7"/>
    <w:rsid w:val="00C90C19"/>
    <w:rsid w:val="00D569A1"/>
    <w:rsid w:val="00D85763"/>
    <w:rsid w:val="00DC7868"/>
    <w:rsid w:val="00E24F81"/>
    <w:rsid w:val="00E4781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2BDA"/>
  <w15:docId w15:val="{1B283ABC-7D62-42DB-9E49-4B135F4D2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60" w:lineRule="auto"/>
    </w:pPr>
    <w:rPr>
      <w:rFonts w:ascii="Arial" w:hAnsi="Arial" w:cs="Arial"/>
    </w:rPr>
  </w:style>
  <w:style w:type="paragraph" w:styleId="berschrift1">
    <w:name w:val="heading 1"/>
    <w:basedOn w:val="Standard"/>
    <w:next w:val="Standard"/>
    <w:link w:val="berschrift1Zchn"/>
    <w:uiPriority w:val="9"/>
    <w:qFormat/>
    <w:pPr>
      <w:spacing w:after="283" w:line="276" w:lineRule="auto"/>
      <w:contextualSpacing/>
      <w:jc w:val="center"/>
      <w:outlineLvl w:val="0"/>
    </w:pPr>
    <w:rPr>
      <w:rFonts w:eastAsiaTheme="majorEastAsia"/>
      <w:spacing w:val="-10"/>
      <w:sz w:val="44"/>
      <w:szCs w:val="44"/>
    </w:rPr>
  </w:style>
  <w:style w:type="paragraph" w:styleId="berschrift2">
    <w:name w:val="heading 2"/>
    <w:basedOn w:val="Standard"/>
    <w:next w:val="Standard"/>
    <w:link w:val="berschrift2Zchn"/>
    <w:uiPriority w:val="9"/>
    <w:unhideWhenUsed/>
    <w:qFormat/>
    <w:pPr>
      <w:keepNext/>
      <w:keepLines/>
      <w:spacing w:before="160" w:after="80"/>
      <w:outlineLvl w:val="1"/>
    </w:pPr>
    <w:rPr>
      <w:rFonts w:eastAsiaTheme="majorEastAsia"/>
      <w:color w:val="0F4761" w:themeColor="accent1" w:themeShade="BF"/>
      <w:sz w:val="32"/>
      <w:szCs w:val="32"/>
    </w:rPr>
  </w:style>
  <w:style w:type="paragraph" w:styleId="berschrift3">
    <w:name w:val="heading 3"/>
    <w:basedOn w:val="Standard"/>
    <w:next w:val="Standard"/>
    <w:link w:val="berschrift3Zchn"/>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character" w:styleId="Platzhaltertext">
    <w:name w:val="Placeholder Text"/>
    <w:basedOn w:val="Absatz-Standardschriftart"/>
    <w:uiPriority w:val="99"/>
    <w:semiHidden/>
    <w:rPr>
      <w:color w:val="666666"/>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Absatz-Standardschriftart"/>
    <w:uiPriority w:val="9"/>
    <w:rPr>
      <w:rFonts w:ascii="Arial" w:eastAsia="Arial" w:hAnsi="Arial" w:cs="Arial"/>
      <w:color w:val="0F4761" w:themeColor="accent1" w:themeShade="BF"/>
      <w:sz w:val="40"/>
      <w:szCs w:val="40"/>
    </w:rPr>
  </w:style>
  <w:style w:type="character" w:customStyle="1" w:styleId="Heading2Char">
    <w:name w:val="Heading 2 Char"/>
    <w:basedOn w:val="Absatz-Standardschriftart"/>
    <w:uiPriority w:val="9"/>
    <w:rPr>
      <w:rFonts w:ascii="Arial" w:eastAsia="Arial" w:hAnsi="Arial" w:cs="Arial"/>
      <w:color w:val="0F4761" w:themeColor="accent1" w:themeShade="BF"/>
      <w:sz w:val="32"/>
      <w:szCs w:val="32"/>
    </w:rPr>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after="200" w:line="240" w:lineRule="auto"/>
    </w:pPr>
    <w:rPr>
      <w:i/>
      <w:iCs/>
      <w:color w:val="0E2841"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Pr>
      <w:rFonts w:ascii="Arial" w:eastAsiaTheme="majorEastAsia" w:hAnsi="Arial" w:cs="Arial"/>
      <w:spacing w:val="-10"/>
      <w:sz w:val="44"/>
      <w:szCs w:val="44"/>
    </w:rPr>
  </w:style>
  <w:style w:type="character" w:customStyle="1" w:styleId="berschrift2Zchn">
    <w:name w:val="Überschrift 2 Zchn"/>
    <w:basedOn w:val="Absatz-Standardschriftart"/>
    <w:link w:val="berschrift2"/>
    <w:uiPriority w:val="9"/>
    <w:rPr>
      <w:rFonts w:ascii="Arial" w:eastAsiaTheme="majorEastAsia" w:hAnsi="Arial" w:cs="Arial"/>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ind w:left="720"/>
      <w:contextualSpacing/>
    </w:p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character" w:styleId="Hyperlink">
    <w:name w:val="Hyperlink"/>
    <w:basedOn w:val="Absatz-Standardschriftart"/>
    <w:uiPriority w:val="99"/>
    <w:unhideWhenUsed/>
    <w:rPr>
      <w:color w:val="467886"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sz w:val="20"/>
      <w:szCs w:val="20"/>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styleId="berarbeitung">
    <w:name w:val="Revision"/>
    <w:hidden/>
    <w:uiPriority w:val="99"/>
    <w:semiHidden/>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oc.hdm-stuttgart.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31CCF-465E-45CA-ABA1-ABF24A5A6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903</Words>
  <Characters>5692</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Merkblatt für Aufsichtspersonen</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für Aufsichtspersonen</dc:title>
  <dc:subject/>
  <dc:creator>Ann-Katrin Böhm</dc:creator>
  <cp:keywords/>
  <dc:description/>
  <cp:lastModifiedBy>Laura Eppler</cp:lastModifiedBy>
  <cp:revision>31</cp:revision>
  <dcterms:created xsi:type="dcterms:W3CDTF">2024-12-19T10:05:00Z</dcterms:created>
  <dcterms:modified xsi:type="dcterms:W3CDTF">2025-11-24T10:02:00Z</dcterms:modified>
</cp:coreProperties>
</file>