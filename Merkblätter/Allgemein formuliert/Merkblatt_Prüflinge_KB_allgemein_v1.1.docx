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11BC1" w14:textId="570291DB" w:rsidR="001E479D" w:rsidRDefault="00D56282">
      <w:pPr>
        <w:pStyle w:val="berschrift1"/>
        <w:rPr>
          <w:rStyle w:val="Heading1Char"/>
        </w:rPr>
      </w:pPr>
      <w:r>
        <w:rPr>
          <w:rStyle w:val="Heading1Char"/>
        </w:rPr>
        <w:t>Merkblatt für Prüflinge des Knowledge-Badge</w:t>
      </w:r>
      <w:del w:id="0" w:author="Laura Eppler" w:date="2025-11-24T11:19:00Z">
        <w:r w:rsidDel="00077C15">
          <w:rPr>
            <w:rStyle w:val="Heading1Char"/>
          </w:rPr>
          <w:delText xml:space="preserve"> „Barrierefrei lehren“</w:delText>
        </w:r>
      </w:del>
    </w:p>
    <w:p w14:paraId="3AA29A46" w14:textId="2B28CB0E" w:rsidR="001E479D" w:rsidRDefault="00D56282">
      <w:pPr>
        <w:spacing w:line="360" w:lineRule="auto"/>
        <w:rPr>
          <w:rFonts w:ascii="Arial" w:hAnsi="Arial" w:cs="Arial"/>
          <w:i/>
          <w:iCs/>
        </w:rPr>
      </w:pPr>
      <w:del w:id="1" w:author="Laura Eppler" w:date="2025-09-17T08:39:00Z">
        <w:r>
          <w:rPr>
            <w:rFonts w:ascii="Arial" w:hAnsi="Arial" w:cs="Arial"/>
            <w:i/>
            <w:iCs/>
          </w:rPr>
          <w:delText>v</w:delText>
        </w:r>
      </w:del>
      <w:ins w:id="2" w:author="Laura Eppler" w:date="2025-09-17T08:39:00Z">
        <w:r>
          <w:rPr>
            <w:rFonts w:ascii="Arial" w:hAnsi="Arial" w:cs="Arial"/>
            <w:i/>
            <w:iCs/>
          </w:rPr>
          <w:t xml:space="preserve">Version </w:t>
        </w:r>
      </w:ins>
      <w:r>
        <w:rPr>
          <w:rFonts w:ascii="Arial" w:hAnsi="Arial" w:cs="Arial"/>
          <w:i/>
          <w:iCs/>
        </w:rPr>
        <w:t>1.</w:t>
      </w:r>
      <w:ins w:id="3" w:author="Laura Eppler" w:date="2025-09-17T08:39:00Z">
        <w:r>
          <w:rPr>
            <w:rFonts w:ascii="Arial" w:hAnsi="Arial" w:cs="Arial"/>
            <w:i/>
            <w:iCs/>
          </w:rPr>
          <w:t>1</w:t>
        </w:r>
      </w:ins>
      <w:del w:id="4" w:author="Laura Eppler" w:date="2025-09-17T08:39:00Z">
        <w:r>
          <w:rPr>
            <w:rFonts w:ascii="Arial" w:hAnsi="Arial" w:cs="Arial"/>
            <w:i/>
            <w:iCs/>
          </w:rPr>
          <w:delText>0</w:delText>
        </w:r>
      </w:del>
      <w:r>
        <w:rPr>
          <w:rFonts w:ascii="Arial" w:hAnsi="Arial" w:cs="Arial"/>
          <w:i/>
          <w:iCs/>
        </w:rPr>
        <w:t xml:space="preserve"> </w:t>
      </w:r>
      <w:ins w:id="5" w:author="Laura Eppler" w:date="2025-09-17T08:39:00Z">
        <w:r>
          <w:rPr>
            <w:rFonts w:ascii="Arial" w:hAnsi="Arial" w:cs="Arial"/>
            <w:i/>
            <w:iCs/>
          </w:rPr>
          <w:t>– 2025-</w:t>
        </w:r>
      </w:ins>
      <w:ins w:id="6" w:author="Eppler Laura" w:date="2025-10-17T13:58:00Z">
        <w:r>
          <w:rPr>
            <w:rFonts w:ascii="Arial" w:hAnsi="Arial" w:cs="Arial"/>
            <w:i/>
            <w:iCs/>
          </w:rPr>
          <w:t>1</w:t>
        </w:r>
      </w:ins>
      <w:ins w:id="7" w:author="Laura Eppler" w:date="2025-11-05T12:52:00Z">
        <w:r w:rsidR="000F6EB4">
          <w:rPr>
            <w:rFonts w:ascii="Arial" w:hAnsi="Arial" w:cs="Arial"/>
            <w:i/>
            <w:iCs/>
          </w:rPr>
          <w:t>1</w:t>
        </w:r>
      </w:ins>
      <w:ins w:id="8" w:author="Eppler Laura" w:date="2025-10-17T13:58:00Z">
        <w:del w:id="9" w:author="Laura Eppler" w:date="2025-11-05T12:52:00Z">
          <w:r w:rsidDel="000F6EB4">
            <w:rPr>
              <w:rFonts w:ascii="Arial" w:hAnsi="Arial" w:cs="Arial"/>
              <w:i/>
              <w:iCs/>
            </w:rPr>
            <w:delText>0</w:delText>
          </w:r>
        </w:del>
      </w:ins>
      <w:ins w:id="10" w:author="Laura Eppler" w:date="2025-09-17T08:39:00Z">
        <w:del w:id="11" w:author="Eppler Laura" w:date="2025-10-17T13:58:00Z">
          <w:r>
            <w:rPr>
              <w:rFonts w:ascii="Arial" w:hAnsi="Arial" w:cs="Arial"/>
              <w:i/>
              <w:iCs/>
            </w:rPr>
            <w:delText>09</w:delText>
          </w:r>
        </w:del>
        <w:r>
          <w:rPr>
            <w:rFonts w:ascii="Arial" w:hAnsi="Arial" w:cs="Arial"/>
            <w:i/>
            <w:iCs/>
          </w:rPr>
          <w:t>-</w:t>
        </w:r>
      </w:ins>
      <w:ins w:id="12" w:author="Laura Eppler" w:date="2025-11-24T11:19:00Z">
        <w:r w:rsidR="00077C15">
          <w:rPr>
            <w:rFonts w:ascii="Arial" w:hAnsi="Arial" w:cs="Arial"/>
            <w:i/>
            <w:iCs/>
          </w:rPr>
          <w:t>24</w:t>
        </w:r>
      </w:ins>
      <w:del w:id="13" w:author="Laura Eppler" w:date="2025-09-17T08:39:00Z">
        <w:r>
          <w:rPr>
            <w:rFonts w:ascii="Arial" w:hAnsi="Arial" w:cs="Arial"/>
            <w:i/>
            <w:iCs/>
          </w:rPr>
          <w:delText>(Stand: 14.03.2025)</w:delText>
        </w:r>
      </w:del>
    </w:p>
    <w:p w14:paraId="0B053D22" w14:textId="77777777" w:rsidR="001E479D" w:rsidRDefault="00D56282">
      <w:pPr>
        <w:spacing w:line="360" w:lineRule="auto"/>
        <w:rPr>
          <w:rFonts w:ascii="Arial" w:hAnsi="Arial" w:cs="Arial"/>
        </w:rPr>
      </w:pPr>
      <w:r>
        <w:rPr>
          <w:rFonts w:ascii="Arial" w:hAnsi="Arial" w:cs="Arial"/>
        </w:rPr>
        <w:t>Vielen Dank für Ihr Interesse am Knowledge Badge</w:t>
      </w:r>
      <w:del w:id="14" w:author="Laura Eppler" w:date="2025-11-24T11:19:00Z">
        <w:r w:rsidDel="00077C15">
          <w:rPr>
            <w:rFonts w:ascii="Arial" w:hAnsi="Arial" w:cs="Arial"/>
          </w:rPr>
          <w:delText xml:space="preserve"> „Barrierefrei lehren“</w:delText>
        </w:r>
      </w:del>
      <w:r>
        <w:rPr>
          <w:rFonts w:ascii="Arial" w:hAnsi="Arial" w:cs="Arial"/>
        </w:rPr>
        <w:t>. Hier finden Sie einige Informationen, die zur Vorbereitung und Durchführung der Prüfung zu beachten sind.</w:t>
      </w:r>
    </w:p>
    <w:p w14:paraId="630702B0" w14:textId="77777777" w:rsidR="001E479D" w:rsidRDefault="00D56282">
      <w:pPr>
        <w:pStyle w:val="berschrift2"/>
        <w:rPr>
          <w:rStyle w:val="Heading2Char"/>
        </w:rPr>
      </w:pPr>
      <w:r>
        <w:rPr>
          <w:rStyle w:val="Heading2Char"/>
        </w:rPr>
        <w:t>Vorbereitung auf die Prüfung</w:t>
      </w:r>
    </w:p>
    <w:p w14:paraId="1EFF02C4" w14:textId="77777777" w:rsidR="001E479D" w:rsidRDefault="00D56282">
      <w:pPr>
        <w:spacing w:line="360" w:lineRule="auto"/>
        <w:rPr>
          <w:rFonts w:ascii="Arial" w:eastAsia="Calibri" w:hAnsi="Arial" w:cs="Arial"/>
          <w:szCs w:val="28"/>
          <w:lang w:bidi="th-TH"/>
        </w:rPr>
      </w:pPr>
      <w:r>
        <w:rPr>
          <w:rFonts w:ascii="Arial" w:eastAsia="Calibri" w:hAnsi="Arial" w:cs="Arial"/>
          <w:szCs w:val="28"/>
          <w:lang w:bidi="th-TH"/>
        </w:rPr>
        <w:t>Die folgenden Schritte sollten Sie vorbereitend durchführen:</w:t>
      </w:r>
    </w:p>
    <w:p w14:paraId="3819D11A" w14:textId="1ACF7BD1" w:rsidR="001E479D" w:rsidDel="00077C15" w:rsidRDefault="00D56282">
      <w:pPr>
        <w:pStyle w:val="Listenabsatz"/>
        <w:numPr>
          <w:ilvl w:val="0"/>
          <w:numId w:val="16"/>
        </w:numPr>
        <w:rPr>
          <w:del w:id="15" w:author="Laura Eppler" w:date="2025-11-24T11:19:00Z"/>
          <w:rFonts w:ascii="Arial" w:eastAsia="Calibri" w:hAnsi="Arial" w:cs="Arial"/>
          <w:szCs w:val="28"/>
          <w:lang w:bidi="th-TH"/>
        </w:rPr>
      </w:pPr>
      <w:del w:id="16" w:author="Laura Eppler" w:date="2025-11-24T11:19:00Z">
        <w:r w:rsidDel="00077C15">
          <w:rPr>
            <w:rFonts w:ascii="Arial" w:eastAsia="Calibri" w:hAnsi="Arial" w:cs="Arial"/>
            <w:szCs w:val="28"/>
            <w:lang w:bidi="th-TH"/>
          </w:rPr>
          <w:delText xml:space="preserve">Wenn Sie möchten, lernen Sie mit Hilfe des folgenden Onlinekurses: </w:delText>
        </w:r>
        <w:r w:rsidR="00C23748" w:rsidDel="00077C15">
          <w:fldChar w:fldCharType="begin"/>
        </w:r>
        <w:r w:rsidR="00C23748" w:rsidDel="00077C15">
          <w:delInstrText xml:space="preserve"> HYPERLINK "https://mooc.hdm-stuttgart.de/course/view.php?id=43" \o "https://mooc.hdm-stuttgart.de/course/view.php?id=43" </w:delInstrText>
        </w:r>
        <w:r w:rsidR="00C23748" w:rsidDel="00077C15">
          <w:fldChar w:fldCharType="separate"/>
        </w:r>
        <w:r w:rsidDel="00077C15">
          <w:rPr>
            <w:rStyle w:val="Hyperlink"/>
            <w:rFonts w:ascii="Arial" w:eastAsia="Calibri" w:hAnsi="Arial" w:cs="Arial"/>
            <w:szCs w:val="28"/>
            <w:lang w:bidi="th-TH"/>
          </w:rPr>
          <w:delText>Lernkurs - Knowledge Badge "Barrierefrei lehren"</w:delText>
        </w:r>
        <w:r w:rsidR="00C23748" w:rsidDel="00077C15">
          <w:rPr>
            <w:rStyle w:val="Hyperlink"/>
            <w:rFonts w:ascii="Arial" w:eastAsia="Calibri" w:hAnsi="Arial" w:cs="Arial"/>
            <w:szCs w:val="28"/>
            <w:lang w:bidi="th-TH"/>
          </w:rPr>
          <w:fldChar w:fldCharType="end"/>
        </w:r>
        <w:r w:rsidDel="00077C15">
          <w:rPr>
            <w:rFonts w:ascii="Arial" w:eastAsia="Calibri" w:hAnsi="Arial" w:cs="Arial"/>
            <w:szCs w:val="28"/>
            <w:lang w:bidi="th-TH"/>
          </w:rPr>
          <w:delText xml:space="preserve"> (kostenlose Registrierung).</w:delText>
        </w:r>
      </w:del>
    </w:p>
    <w:p w14:paraId="51779940" w14:textId="19F7B645" w:rsidR="001E479D" w:rsidRDefault="00D56282">
      <w:pPr>
        <w:pStyle w:val="Listenabsatz"/>
        <w:numPr>
          <w:ilvl w:val="0"/>
          <w:numId w:val="16"/>
        </w:numPr>
        <w:rPr>
          <w:rFonts w:ascii="Arial" w:eastAsia="Calibri" w:hAnsi="Arial" w:cs="Arial"/>
          <w:szCs w:val="28"/>
          <w:lang w:bidi="th-TH"/>
        </w:rPr>
      </w:pPr>
      <w:r>
        <w:rPr>
          <w:rFonts w:ascii="Arial" w:eastAsia="Calibri" w:hAnsi="Arial" w:cs="Arial"/>
          <w:szCs w:val="28"/>
          <w:lang w:bidi="th-TH"/>
        </w:rPr>
        <w:t xml:space="preserve">Informieren Sie sich über </w:t>
      </w:r>
      <w:del w:id="17" w:author="Laura Eppler" w:date="2025-11-24T11:21:00Z">
        <w:r w:rsidDel="00077C15">
          <w:rPr>
            <w:rFonts w:ascii="Arial" w:eastAsia="Calibri" w:hAnsi="Arial" w:cs="Arial"/>
            <w:szCs w:val="28"/>
            <w:lang w:bidi="th-TH"/>
          </w:rPr>
          <w:delText>Prüfungst</w:delText>
        </w:r>
      </w:del>
      <w:ins w:id="18" w:author="Laura Eppler" w:date="2025-11-24T11:21:00Z">
        <w:r w:rsidR="00077C15">
          <w:rPr>
            <w:rFonts w:ascii="Arial" w:eastAsia="Calibri" w:hAnsi="Arial" w:cs="Arial"/>
            <w:szCs w:val="28"/>
            <w:lang w:bidi="th-TH"/>
          </w:rPr>
          <w:t>T</w:t>
        </w:r>
      </w:ins>
      <w:r>
        <w:rPr>
          <w:rFonts w:ascii="Arial" w:eastAsia="Calibri" w:hAnsi="Arial" w:cs="Arial"/>
          <w:szCs w:val="28"/>
          <w:lang w:bidi="th-TH"/>
        </w:rPr>
        <w:t xml:space="preserve">ermine und -orte </w:t>
      </w:r>
      <w:del w:id="19" w:author="Laura Eppler" w:date="2025-11-24T11:20:00Z">
        <w:r w:rsidDel="00077C15">
          <w:rPr>
            <w:rFonts w:ascii="Arial" w:eastAsia="Calibri" w:hAnsi="Arial" w:cs="Arial"/>
            <w:szCs w:val="28"/>
            <w:lang w:bidi="th-TH"/>
          </w:rPr>
          <w:delText xml:space="preserve">auf </w:delText>
        </w:r>
      </w:del>
      <w:ins w:id="20" w:author="Laura Eppler" w:date="2025-11-24T11:20:00Z">
        <w:r w:rsidR="00077C15">
          <w:rPr>
            <w:rFonts w:ascii="Arial" w:eastAsia="Calibri" w:hAnsi="Arial" w:cs="Arial"/>
            <w:szCs w:val="28"/>
            <w:lang w:bidi="th-TH"/>
          </w:rPr>
          <w:t>de</w:t>
        </w:r>
      </w:ins>
      <w:ins w:id="21" w:author="Laura Eppler" w:date="2025-11-24T11:22:00Z">
        <w:r w:rsidR="00077C15">
          <w:rPr>
            <w:rFonts w:ascii="Arial" w:eastAsia="Calibri" w:hAnsi="Arial" w:cs="Arial"/>
            <w:szCs w:val="28"/>
            <w:lang w:bidi="th-TH"/>
          </w:rPr>
          <w:t>r</w:t>
        </w:r>
      </w:ins>
      <w:ins w:id="22" w:author="Laura Eppler" w:date="2025-11-24T11:20:00Z">
        <w:r w:rsidR="00077C15">
          <w:rPr>
            <w:rFonts w:ascii="Arial" w:eastAsia="Calibri" w:hAnsi="Arial" w:cs="Arial"/>
            <w:szCs w:val="28"/>
            <w:lang w:bidi="th-TH"/>
          </w:rPr>
          <w:t xml:space="preserve"> jeweiligen Knowledge Badge</w:t>
        </w:r>
      </w:ins>
      <w:ins w:id="23" w:author="Laura Eppler" w:date="2025-11-24T11:22:00Z">
        <w:r w:rsidR="00077C15">
          <w:rPr>
            <w:rFonts w:ascii="Arial" w:eastAsia="Calibri" w:hAnsi="Arial" w:cs="Arial"/>
            <w:szCs w:val="28"/>
            <w:lang w:bidi="th-TH"/>
          </w:rPr>
          <w:t>-Prüfung</w:t>
        </w:r>
      </w:ins>
      <w:ins w:id="24" w:author="Laura Eppler" w:date="2025-11-24T11:20:00Z">
        <w:r w:rsidR="00077C15">
          <w:rPr>
            <w:rFonts w:ascii="Arial" w:eastAsia="Calibri" w:hAnsi="Arial" w:cs="Arial"/>
            <w:szCs w:val="28"/>
            <w:lang w:bidi="th-TH"/>
          </w:rPr>
          <w:t xml:space="preserve"> </w:t>
        </w:r>
        <w:r w:rsidR="00077C15" w:rsidRPr="00905FCC">
          <w:rPr>
            <w:rFonts w:ascii="Arial" w:eastAsia="Calibri" w:hAnsi="Arial" w:cs="Arial"/>
            <w:szCs w:val="28"/>
            <w:highlight w:val="yellow"/>
            <w:lang w:bidi="th-TH"/>
            <w:rPrChange w:id="25" w:author="Laura Eppler" w:date="2025-11-24T11:30:00Z">
              <w:rPr>
                <w:rFonts w:ascii="Arial" w:eastAsia="Calibri" w:hAnsi="Arial" w:cs="Arial"/>
                <w:szCs w:val="28"/>
                <w:lang w:bidi="th-TH"/>
              </w:rPr>
            </w:rPrChange>
          </w:rPr>
          <w:t xml:space="preserve">auf der </w:t>
        </w:r>
      </w:ins>
      <w:del w:id="26" w:author="Laura Eppler" w:date="2025-11-24T11:20:00Z">
        <w:r w:rsidRPr="00905FCC" w:rsidDel="00077C15">
          <w:rPr>
            <w:rFonts w:ascii="Arial" w:eastAsia="Calibri" w:hAnsi="Arial" w:cs="Arial"/>
            <w:szCs w:val="28"/>
            <w:highlight w:val="yellow"/>
            <w:lang w:bidi="th-TH"/>
            <w:rPrChange w:id="27" w:author="Laura Eppler" w:date="2025-11-24T11:30:00Z">
              <w:rPr>
                <w:rFonts w:ascii="Arial" w:eastAsia="Calibri" w:hAnsi="Arial" w:cs="Arial"/>
                <w:szCs w:val="28"/>
                <w:lang w:bidi="th-TH"/>
              </w:rPr>
            </w:rPrChange>
          </w:rPr>
          <w:delText>der</w:delText>
        </w:r>
      </w:del>
      <w:del w:id="28" w:author="Laura Eppler" w:date="2025-11-24T11:25:00Z">
        <w:r w:rsidRPr="00905FCC" w:rsidDel="00077C15">
          <w:rPr>
            <w:rFonts w:ascii="Arial" w:eastAsia="Calibri" w:hAnsi="Arial" w:cs="Arial"/>
            <w:szCs w:val="28"/>
            <w:highlight w:val="yellow"/>
            <w:lang w:bidi="th-TH"/>
            <w:rPrChange w:id="29" w:author="Laura Eppler" w:date="2025-11-24T11:30:00Z">
              <w:rPr>
                <w:rFonts w:ascii="Arial" w:eastAsia="Calibri" w:hAnsi="Arial" w:cs="Arial"/>
                <w:szCs w:val="28"/>
                <w:lang w:bidi="th-TH"/>
              </w:rPr>
            </w:rPrChange>
          </w:rPr>
          <w:delText xml:space="preserve"> </w:delText>
        </w:r>
      </w:del>
      <w:r w:rsidRPr="00905FCC">
        <w:rPr>
          <w:rFonts w:ascii="Arial" w:eastAsia="Calibri" w:hAnsi="Arial" w:cs="Arial"/>
          <w:szCs w:val="28"/>
          <w:highlight w:val="yellow"/>
          <w:lang w:bidi="th-TH"/>
          <w:rPrChange w:id="30" w:author="Laura Eppler" w:date="2025-11-24T11:30:00Z">
            <w:rPr>
              <w:rFonts w:ascii="Arial" w:eastAsia="Calibri" w:hAnsi="Arial" w:cs="Arial"/>
              <w:szCs w:val="28"/>
              <w:lang w:bidi="th-TH"/>
            </w:rPr>
          </w:rPrChange>
        </w:rPr>
        <w:t xml:space="preserve">Website der IAAP </w:t>
      </w:r>
      <w:del w:id="31" w:author="Laura Eppler" w:date="2025-11-24T11:22:00Z">
        <w:r w:rsidRPr="00905FCC" w:rsidDel="00077C15">
          <w:rPr>
            <w:rFonts w:ascii="Arial" w:eastAsia="Calibri" w:hAnsi="Arial" w:cs="Arial"/>
            <w:szCs w:val="28"/>
            <w:highlight w:val="yellow"/>
            <w:lang w:bidi="th-TH"/>
            <w:rPrChange w:id="32" w:author="Laura Eppler" w:date="2025-11-24T11:30:00Z">
              <w:rPr>
                <w:rFonts w:ascii="Arial" w:eastAsia="Calibri" w:hAnsi="Arial" w:cs="Arial"/>
                <w:szCs w:val="28"/>
                <w:lang w:bidi="th-TH"/>
              </w:rPr>
            </w:rPrChange>
          </w:rPr>
          <w:br/>
        </w:r>
      </w:del>
      <w:r w:rsidRPr="00905FCC">
        <w:rPr>
          <w:rFonts w:ascii="Arial" w:eastAsia="Calibri" w:hAnsi="Arial" w:cs="Arial"/>
          <w:szCs w:val="28"/>
          <w:highlight w:val="yellow"/>
          <w:lang w:bidi="th-TH"/>
          <w:rPrChange w:id="33" w:author="Laura Eppler" w:date="2025-11-24T11:30:00Z">
            <w:rPr>
              <w:rFonts w:ascii="Arial" w:eastAsia="Calibri" w:hAnsi="Arial" w:cs="Arial"/>
              <w:szCs w:val="28"/>
              <w:lang w:bidi="th-TH"/>
            </w:rPr>
          </w:rPrChange>
        </w:rPr>
        <w:t>D-A-CH:</w:t>
      </w:r>
      <w:r>
        <w:rPr>
          <w:rFonts w:ascii="Arial" w:eastAsia="Calibri" w:hAnsi="Arial" w:cs="Arial"/>
          <w:szCs w:val="28"/>
          <w:lang w:bidi="th-TH"/>
        </w:rPr>
        <w:t xml:space="preserve"> </w:t>
      </w:r>
      <w:r w:rsidR="00C23748">
        <w:fldChar w:fldCharType="begin"/>
      </w:r>
      <w:ins w:id="34" w:author="Laura Eppler" w:date="2025-11-24T11:30:00Z">
        <w:r w:rsidR="00905FCC">
          <w:instrText>HYPERLINK "https://www.iaap-dach.org/knowledge-badges.html" \o "Knowledge Badge"</w:instrText>
        </w:r>
      </w:ins>
      <w:del w:id="35" w:author="Laura Eppler" w:date="2025-11-24T11:30:00Z">
        <w:r w:rsidR="00C23748" w:rsidDel="00905FCC">
          <w:delInstrText xml:space="preserve"> HYPERLINK "https://iaap-dach.org/knowledge-badges/barrierefrei-lehren.html" \o "Knowledge Badge " </w:delInstrText>
        </w:r>
      </w:del>
      <w:ins w:id="36" w:author="Laura Eppler" w:date="2025-11-24T11:30:00Z"/>
      <w:r w:rsidR="00C23748">
        <w:fldChar w:fldCharType="separate"/>
      </w:r>
      <w:r>
        <w:rPr>
          <w:rStyle w:val="Hyperlink"/>
          <w:rFonts w:ascii="Arial" w:eastAsia="Calibri" w:hAnsi="Arial" w:cs="Arial"/>
          <w:szCs w:val="28"/>
          <w:lang w:bidi="th-TH"/>
        </w:rPr>
        <w:t>Knowledge Badge</w:t>
      </w:r>
      <w:del w:id="37" w:author="Laura Eppler" w:date="2025-11-24T11:20:00Z">
        <w:r w:rsidDel="00077C15">
          <w:rPr>
            <w:rStyle w:val="Hyperlink"/>
            <w:rFonts w:ascii="Arial" w:eastAsia="Calibri" w:hAnsi="Arial" w:cs="Arial"/>
            <w:szCs w:val="28"/>
            <w:lang w:bidi="th-TH"/>
          </w:rPr>
          <w:delText xml:space="preserve"> „Barrierefrei lehren“</w:delText>
        </w:r>
      </w:del>
      <w:r w:rsidR="00C23748">
        <w:rPr>
          <w:rStyle w:val="Hyperlink"/>
          <w:rFonts w:ascii="Arial" w:eastAsia="Calibri" w:hAnsi="Arial" w:cs="Arial"/>
          <w:szCs w:val="28"/>
          <w:lang w:bidi="th-TH"/>
        </w:rPr>
        <w:fldChar w:fldCharType="end"/>
      </w:r>
      <w:ins w:id="38" w:author="Laura Eppler" w:date="2025-11-24T11:20:00Z">
        <w:r w:rsidR="00077C15">
          <w:rPr>
            <w:rStyle w:val="Hyperlink"/>
            <w:rFonts w:ascii="Arial" w:eastAsia="Calibri" w:hAnsi="Arial" w:cs="Arial"/>
            <w:szCs w:val="28"/>
            <w:lang w:bidi="th-TH"/>
          </w:rPr>
          <w:t>s</w:t>
        </w:r>
      </w:ins>
      <w:r>
        <w:rPr>
          <w:rFonts w:ascii="Arial" w:eastAsia="Calibri" w:hAnsi="Arial" w:cs="Arial"/>
          <w:szCs w:val="28"/>
          <w:lang w:bidi="th-TH"/>
        </w:rPr>
        <w:t>. Dort melden Sie sich auch zur Prüfung an.</w:t>
      </w:r>
    </w:p>
    <w:p w14:paraId="743F1F0A" w14:textId="248C6F52" w:rsidR="001E479D" w:rsidRDefault="00077C15">
      <w:pPr>
        <w:pStyle w:val="Listenabsatz"/>
        <w:numPr>
          <w:ilvl w:val="0"/>
          <w:numId w:val="16"/>
        </w:numPr>
        <w:rPr>
          <w:rFonts w:ascii="Arial" w:eastAsia="Calibri" w:hAnsi="Arial" w:cs="Arial"/>
          <w:lang w:bidi="th-TH"/>
        </w:rPr>
      </w:pPr>
      <w:ins w:id="39" w:author="Laura Eppler" w:date="2025-11-24T11:24:00Z">
        <w:r w:rsidRPr="00077C15">
          <w:rPr>
            <w:rFonts w:ascii="Arial" w:eastAsia="Calibri" w:hAnsi="Arial" w:cs="Arial"/>
            <w:color w:val="000000" w:themeColor="text1"/>
            <w:szCs w:val="28"/>
            <w:lang w:bidi="th-TH"/>
          </w:rPr>
          <w:t xml:space="preserve">Die Prüfung findet in einem Examenskurs auf der </w:t>
        </w:r>
        <w:proofErr w:type="spellStart"/>
        <w:r w:rsidRPr="00077C15">
          <w:rPr>
            <w:rFonts w:ascii="Arial" w:eastAsia="Calibri" w:hAnsi="Arial" w:cs="Arial"/>
            <w:color w:val="000000" w:themeColor="text1"/>
            <w:szCs w:val="28"/>
            <w:lang w:bidi="th-TH"/>
          </w:rPr>
          <w:t>Moodle</w:t>
        </w:r>
        <w:proofErr w:type="spellEnd"/>
        <w:r w:rsidRPr="00077C15">
          <w:rPr>
            <w:rFonts w:ascii="Arial" w:eastAsia="Calibri" w:hAnsi="Arial" w:cs="Arial"/>
            <w:color w:val="000000" w:themeColor="text1"/>
            <w:szCs w:val="28"/>
            <w:lang w:bidi="th-TH"/>
          </w:rPr>
          <w:t xml:space="preserve">-Plattform des Kompetenzzentrums Digitale Barrierefreiheit statt. </w:t>
        </w:r>
      </w:ins>
      <w:r w:rsidR="00D56282">
        <w:rPr>
          <w:rFonts w:ascii="Arial" w:eastAsia="Calibri" w:hAnsi="Arial" w:cs="Arial"/>
          <w:color w:val="000000" w:themeColor="text1"/>
          <w:szCs w:val="28"/>
          <w:lang w:bidi="th-TH"/>
        </w:rPr>
        <w:t xml:space="preserve">Registrieren Sie sich vorab auf der </w:t>
      </w:r>
      <w:proofErr w:type="spellStart"/>
      <w:r w:rsidR="00D56282">
        <w:rPr>
          <w:rFonts w:ascii="Arial" w:eastAsia="Calibri" w:hAnsi="Arial" w:cs="Arial"/>
          <w:color w:val="000000" w:themeColor="text1"/>
          <w:szCs w:val="28"/>
          <w:lang w:bidi="th-TH"/>
        </w:rPr>
        <w:t>Moodle</w:t>
      </w:r>
      <w:proofErr w:type="spellEnd"/>
      <w:r w:rsidR="00D56282">
        <w:rPr>
          <w:rFonts w:ascii="Arial" w:eastAsia="Calibri" w:hAnsi="Arial" w:cs="Arial"/>
          <w:color w:val="000000" w:themeColor="text1"/>
          <w:szCs w:val="28"/>
          <w:lang w:bidi="th-TH"/>
        </w:rPr>
        <w:t xml:space="preserve">-Plattform </w:t>
      </w:r>
      <w:del w:id="40" w:author="Laura Eppler" w:date="2025-11-24T11:26:00Z">
        <w:r w:rsidR="00D56282" w:rsidDel="00077C15">
          <w:rPr>
            <w:rFonts w:ascii="Arial" w:eastAsia="Calibri" w:hAnsi="Arial" w:cs="Arial"/>
            <w:color w:val="000000" w:themeColor="text1"/>
            <w:szCs w:val="28"/>
            <w:lang w:bidi="th-TH"/>
          </w:rPr>
          <w:delText xml:space="preserve">des Kompetenzzentrum Digitale Barrierefreiheit </w:delText>
        </w:r>
      </w:del>
      <w:r w:rsidR="00D56282">
        <w:rPr>
          <w:rFonts w:ascii="Arial" w:eastAsia="Calibri" w:hAnsi="Arial" w:cs="Arial"/>
          <w:color w:val="000000" w:themeColor="text1"/>
          <w:szCs w:val="28"/>
          <w:lang w:bidi="th-TH"/>
        </w:rPr>
        <w:t xml:space="preserve">auf </w:t>
      </w:r>
      <w:hyperlink r:id="rId8" w:tooltip="https://mooc.hdm-stuttgart.de" w:history="1">
        <w:r w:rsidR="00D56282">
          <w:rPr>
            <w:rStyle w:val="Hyperlink"/>
            <w:rFonts w:ascii="Arial" w:eastAsia="Calibri" w:hAnsi="Arial" w:cs="Arial"/>
            <w:szCs w:val="28"/>
            <w:lang w:bidi="th-TH"/>
          </w:rPr>
          <w:t>https://mooc.hdm-stuttgart.de</w:t>
        </w:r>
      </w:hyperlink>
      <w:r w:rsidR="00D56282">
        <w:rPr>
          <w:rFonts w:ascii="Arial" w:eastAsia="Calibri" w:hAnsi="Arial" w:cs="Arial"/>
          <w:color w:val="000000" w:themeColor="text1"/>
          <w:szCs w:val="28"/>
          <w:lang w:bidi="th-TH"/>
        </w:rPr>
        <w:t xml:space="preserve"> (kostenlose Registrierung)</w:t>
      </w:r>
      <w:r w:rsidR="00D56282">
        <w:rPr>
          <w:rFonts w:ascii="Arial" w:eastAsia="Calibri" w:hAnsi="Arial" w:cs="Arial"/>
          <w:color w:val="000000" w:themeColor="text1"/>
          <w:lang w:bidi="th-TH"/>
        </w:rPr>
        <w:t>.</w:t>
      </w:r>
      <w:ins w:id="41" w:author="Laura Eppler" w:date="2025-10-27T11:09:00Z">
        <w:r w:rsidR="009826A1">
          <w:rPr>
            <w:rFonts w:ascii="Arial" w:eastAsia="Calibri" w:hAnsi="Arial" w:cs="Arial"/>
            <w:color w:val="000000" w:themeColor="text1"/>
            <w:lang w:bidi="th-TH"/>
          </w:rPr>
          <w:t xml:space="preserve"> Für </w:t>
        </w:r>
      </w:ins>
      <w:ins w:id="42" w:author="Laura Eppler" w:date="2025-10-27T11:10:00Z">
        <w:r w:rsidR="009826A1">
          <w:rPr>
            <w:rFonts w:ascii="Arial" w:eastAsia="Calibri" w:hAnsi="Arial" w:cs="Arial"/>
            <w:color w:val="000000" w:themeColor="text1"/>
            <w:lang w:bidi="th-TH"/>
          </w:rPr>
          <w:t>die Ausstellung Ihrer</w:t>
        </w:r>
      </w:ins>
      <w:ins w:id="43" w:author="Laura Eppler" w:date="2025-10-27T11:09:00Z">
        <w:r w:rsidR="009826A1">
          <w:rPr>
            <w:rFonts w:ascii="Arial" w:eastAsia="Calibri" w:hAnsi="Arial" w:cs="Arial"/>
            <w:color w:val="000000" w:themeColor="text1"/>
            <w:lang w:bidi="th-TH"/>
          </w:rPr>
          <w:t xml:space="preserve"> Bescheinigung </w:t>
        </w:r>
      </w:ins>
      <w:ins w:id="44" w:author="Laura Eppler" w:date="2025-10-27T11:10:00Z">
        <w:r w:rsidR="009826A1">
          <w:rPr>
            <w:rFonts w:ascii="Arial" w:eastAsia="Calibri" w:hAnsi="Arial" w:cs="Arial"/>
            <w:color w:val="000000" w:themeColor="text1"/>
            <w:lang w:bidi="th-TH"/>
          </w:rPr>
          <w:t xml:space="preserve">(im Erfolgsfall) </w:t>
        </w:r>
      </w:ins>
      <w:ins w:id="45" w:author="Laura Eppler" w:date="2025-10-27T11:09:00Z">
        <w:r w:rsidR="009826A1">
          <w:rPr>
            <w:rFonts w:ascii="Arial" w:eastAsia="Calibri" w:hAnsi="Arial" w:cs="Arial"/>
            <w:color w:val="000000" w:themeColor="text1"/>
            <w:lang w:bidi="th-TH"/>
          </w:rPr>
          <w:t>wird der in Moodle hinterlegte Name verwendet</w:t>
        </w:r>
      </w:ins>
      <w:ins w:id="46" w:author="Laura Eppler" w:date="2025-10-27T11:10:00Z">
        <w:r w:rsidR="009826A1">
          <w:rPr>
            <w:rFonts w:ascii="Arial" w:eastAsia="Calibri" w:hAnsi="Arial" w:cs="Arial"/>
            <w:color w:val="000000" w:themeColor="text1"/>
            <w:lang w:bidi="th-TH"/>
          </w:rPr>
          <w:t>. Bitte</w:t>
        </w:r>
      </w:ins>
      <w:ins w:id="47" w:author="Laura Eppler" w:date="2025-10-27T11:01:00Z">
        <w:r w:rsidR="009826A1">
          <w:rPr>
            <w:rFonts w:ascii="Arial" w:eastAsia="Calibri" w:hAnsi="Arial" w:cs="Arial"/>
            <w:color w:val="000000" w:themeColor="text1"/>
            <w:lang w:bidi="th-TH"/>
          </w:rPr>
          <w:t xml:space="preserve"> geben Sie</w:t>
        </w:r>
      </w:ins>
      <w:ins w:id="48" w:author="Laura Eppler" w:date="2025-10-27T11:07:00Z">
        <w:r w:rsidR="009826A1">
          <w:rPr>
            <w:rFonts w:ascii="Arial" w:eastAsia="Calibri" w:hAnsi="Arial" w:cs="Arial"/>
            <w:color w:val="000000" w:themeColor="text1"/>
            <w:lang w:bidi="th-TH"/>
          </w:rPr>
          <w:t xml:space="preserve"> </w:t>
        </w:r>
      </w:ins>
      <w:ins w:id="49" w:author="Laura Eppler" w:date="2025-10-27T11:09:00Z">
        <w:r w:rsidR="009826A1">
          <w:rPr>
            <w:rFonts w:ascii="Arial" w:eastAsia="Calibri" w:hAnsi="Arial" w:cs="Arial"/>
            <w:color w:val="000000" w:themeColor="text1"/>
            <w:lang w:bidi="th-TH"/>
          </w:rPr>
          <w:t xml:space="preserve">daher </w:t>
        </w:r>
      </w:ins>
      <w:ins w:id="50" w:author="Laura Eppler" w:date="2025-10-27T11:07:00Z">
        <w:r w:rsidR="009826A1">
          <w:rPr>
            <w:rFonts w:ascii="Arial" w:eastAsia="Calibri" w:hAnsi="Arial" w:cs="Arial"/>
            <w:color w:val="000000" w:themeColor="text1"/>
            <w:lang w:bidi="th-TH"/>
          </w:rPr>
          <w:t xml:space="preserve">bei der </w:t>
        </w:r>
      </w:ins>
      <w:ins w:id="51" w:author="Laura Eppler" w:date="2025-11-05T12:53:00Z">
        <w:r w:rsidR="000F6EB4">
          <w:rPr>
            <w:rFonts w:ascii="Arial" w:eastAsia="Calibri" w:hAnsi="Arial" w:cs="Arial"/>
            <w:color w:val="000000" w:themeColor="text1"/>
            <w:lang w:bidi="th-TH"/>
          </w:rPr>
          <w:t>Registrierung</w:t>
        </w:r>
      </w:ins>
      <w:ins w:id="52" w:author="Laura Eppler" w:date="2025-10-27T11:01:00Z">
        <w:r w:rsidR="009826A1">
          <w:rPr>
            <w:rFonts w:ascii="Arial" w:eastAsia="Calibri" w:hAnsi="Arial" w:cs="Arial"/>
            <w:color w:val="000000" w:themeColor="text1"/>
            <w:lang w:bidi="th-TH"/>
          </w:rPr>
          <w:t xml:space="preserve"> Ihren vo</w:t>
        </w:r>
      </w:ins>
      <w:ins w:id="53" w:author="Laura Eppler" w:date="2025-10-27T11:02:00Z">
        <w:r w:rsidR="009826A1">
          <w:rPr>
            <w:rFonts w:ascii="Arial" w:eastAsia="Calibri" w:hAnsi="Arial" w:cs="Arial"/>
            <w:color w:val="000000" w:themeColor="text1"/>
            <w:lang w:bidi="th-TH"/>
          </w:rPr>
          <w:t>llständigen Namen an</w:t>
        </w:r>
      </w:ins>
      <w:ins w:id="54" w:author="Laura Eppler" w:date="2025-10-27T11:10:00Z">
        <w:r w:rsidR="009826A1">
          <w:rPr>
            <w:rFonts w:ascii="Arial" w:eastAsia="Calibri" w:hAnsi="Arial" w:cs="Arial"/>
            <w:color w:val="000000" w:themeColor="text1"/>
            <w:lang w:bidi="th-TH"/>
          </w:rPr>
          <w:t>.</w:t>
        </w:r>
      </w:ins>
    </w:p>
    <w:p w14:paraId="3496A6F6" w14:textId="77777777" w:rsidR="001E479D" w:rsidRDefault="00D56282">
      <w:pPr>
        <w:pStyle w:val="Listenabsatz"/>
        <w:numPr>
          <w:ilvl w:val="0"/>
          <w:numId w:val="16"/>
        </w:numPr>
        <w:rPr>
          <w:rFonts w:ascii="Arial" w:eastAsia="Calibri" w:hAnsi="Arial" w:cs="Arial"/>
          <w:color w:val="000000" w:themeColor="text1"/>
          <w:szCs w:val="28"/>
        </w:rPr>
      </w:pPr>
      <w:r>
        <w:rPr>
          <w:rFonts w:ascii="Arial" w:eastAsia="Calibri" w:hAnsi="Arial" w:cs="Arial"/>
          <w:szCs w:val="28"/>
          <w:lang w:bidi="th-TH"/>
        </w:rPr>
        <w:t>Spätestens 1 Woche vor dem Prüfungstermin erhalten Sie eine Bestätigung per E-Mail zur Teilnahme an der Prüfung mit Informationen zu Ort, Zeit und Ansprechpersonen für den Prüfungstermin.</w:t>
      </w:r>
      <w:r>
        <w:rPr>
          <w:rFonts w:ascii="Arial" w:eastAsia="Calibri" w:hAnsi="Arial" w:cs="Arial"/>
          <w:color w:val="000000" w:themeColor="text1"/>
          <w:szCs w:val="28"/>
          <w:lang w:bidi="th-TH"/>
        </w:rPr>
        <w:t xml:space="preserve"> Zudem erhalten Sie den Link zum Examenskurs sowie einen Einschreibeschlüssel, um sich vorab in diesen Kurs einzuschreiben.</w:t>
      </w:r>
    </w:p>
    <w:p w14:paraId="12900D9A" w14:textId="77777777" w:rsidR="001E479D" w:rsidRDefault="00D56282">
      <w:pPr>
        <w:pStyle w:val="Listenabsatz"/>
        <w:numPr>
          <w:ilvl w:val="0"/>
          <w:numId w:val="16"/>
        </w:numPr>
        <w:rPr>
          <w:rFonts w:ascii="Arial" w:eastAsia="Calibri" w:hAnsi="Arial" w:cs="Arial"/>
          <w:color w:val="000000" w:themeColor="text1"/>
        </w:rPr>
      </w:pPr>
      <w:r>
        <w:rPr>
          <w:rFonts w:ascii="Arial" w:eastAsia="Calibri" w:hAnsi="Arial" w:cs="Arial"/>
          <w:color w:val="000000" w:themeColor="text1"/>
          <w:szCs w:val="28"/>
        </w:rPr>
        <w:t>Speichern Sie sich den Link zum Examenskurs ab. Sie brauchen ihn spätestens bei der Prüfung.</w:t>
      </w:r>
    </w:p>
    <w:p w14:paraId="3B668571" w14:textId="77777777" w:rsidR="001E479D" w:rsidRDefault="00D56282">
      <w:pPr>
        <w:pStyle w:val="Listenabsatz"/>
        <w:numPr>
          <w:ilvl w:val="0"/>
          <w:numId w:val="16"/>
        </w:numPr>
        <w:ind w:left="714" w:hanging="357"/>
        <w:rPr>
          <w:rFonts w:ascii="Arial" w:eastAsia="Calibri" w:hAnsi="Arial" w:cs="Arial"/>
          <w:color w:val="000000" w:themeColor="text1"/>
        </w:rPr>
      </w:pPr>
      <w:r>
        <w:rPr>
          <w:rFonts w:ascii="Arial" w:eastAsia="Calibri" w:hAnsi="Arial" w:cs="Arial"/>
          <w:color w:val="000000" w:themeColor="text1"/>
          <w:szCs w:val="28"/>
        </w:rPr>
        <w:t>Sie können vorab den „Probelauf“ im Examenskurs durchlaufen, um sich an die technische Plattform und den Ablauf des Examens zu gewöhnen.</w:t>
      </w:r>
    </w:p>
    <w:p w14:paraId="671A183D" w14:textId="77777777" w:rsidR="001E479D" w:rsidRDefault="00D56282">
      <w:pPr>
        <w:pStyle w:val="berschrift2"/>
        <w:rPr>
          <w:rStyle w:val="Heading2Char"/>
        </w:rPr>
      </w:pPr>
      <w:r>
        <w:rPr>
          <w:rStyle w:val="Heading2Char"/>
        </w:rPr>
        <w:t>Vor der Prüfung</w:t>
      </w:r>
    </w:p>
    <w:p w14:paraId="6F20D458" w14:textId="08A969A0" w:rsidR="001E479D" w:rsidRDefault="00D56282">
      <w:pPr>
        <w:pStyle w:val="Listenabsatz"/>
        <w:numPr>
          <w:ilvl w:val="0"/>
          <w:numId w:val="8"/>
        </w:numPr>
        <w:rPr>
          <w:rFonts w:ascii="Arial" w:eastAsia="Calibri" w:hAnsi="Arial" w:cs="Arial"/>
          <w:szCs w:val="28"/>
          <w:lang w:bidi="th-TH"/>
        </w:rPr>
      </w:pPr>
      <w:del w:id="55" w:author="Gottfried Zimmermann" w:date="2025-11-05T15:08:00Z">
        <w:r w:rsidDel="008222E5">
          <w:rPr>
            <w:rFonts w:ascii="Arial" w:eastAsia="Calibri" w:hAnsi="Arial" w:cs="Arial"/>
            <w:szCs w:val="28"/>
            <w:lang w:bidi="th-TH"/>
          </w:rPr>
          <w:delText xml:space="preserve">Seien </w:delText>
        </w:r>
      </w:del>
      <w:ins w:id="56" w:author="Gottfried Zimmermann" w:date="2025-11-05T15:08:00Z">
        <w:r w:rsidR="008222E5">
          <w:rPr>
            <w:rFonts w:ascii="Arial" w:eastAsia="Calibri" w:hAnsi="Arial" w:cs="Arial"/>
            <w:szCs w:val="28"/>
            <w:lang w:bidi="th-TH"/>
          </w:rPr>
          <w:t xml:space="preserve">Erscheinen </w:t>
        </w:r>
      </w:ins>
      <w:r>
        <w:rPr>
          <w:rFonts w:ascii="Arial" w:eastAsia="Calibri" w:hAnsi="Arial" w:cs="Arial"/>
          <w:szCs w:val="28"/>
          <w:lang w:bidi="th-TH"/>
        </w:rPr>
        <w:t>Sie rechtzeitig, mindestens 30 Minuten vor Prüfungsbeginn, am Prüfungsort.</w:t>
      </w:r>
    </w:p>
    <w:p w14:paraId="597F1B4B"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Bringen Sie nach Möglichkeit Ihren eigenen Laptop mit zur Prüfung.</w:t>
      </w:r>
    </w:p>
    <w:p w14:paraId="7C46F8AA"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Verstauen Sie Tasche, Jacke und Handy am Rand des Raumes.</w:t>
      </w:r>
      <w:ins w:id="57" w:author="Eppler Laura" w:date="2025-10-17T13:55:00Z">
        <w:r>
          <w:rPr>
            <w:rFonts w:ascii="Arial" w:eastAsia="Calibri" w:hAnsi="Arial" w:cs="Arial"/>
            <w:szCs w:val="28"/>
            <w:lang w:bidi="th-TH"/>
          </w:rPr>
          <w:t xml:space="preserve"> Getränke und Essen sind am Prüfungsplatz erlaubt.</w:t>
        </w:r>
      </w:ins>
    </w:p>
    <w:p w14:paraId="49BE8B97"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Vergessen Sie nicht Ihren Personalausweis oder Reisepass zum Nachweis der Identität.</w:t>
      </w:r>
    </w:p>
    <w:p w14:paraId="2DFE072F"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lastRenderedPageBreak/>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Überprüfen Sie die Funktion von WLAN und Internetverbindung.</w:t>
      </w:r>
    </w:p>
    <w:p w14:paraId="42E677F3" w14:textId="77777777" w:rsidR="001E479D" w:rsidRDefault="00D56282">
      <w:pPr>
        <w:pStyle w:val="Listenabsatz"/>
        <w:numPr>
          <w:ilvl w:val="0"/>
          <w:numId w:val="8"/>
        </w:numPr>
        <w:rPr>
          <w:rFonts w:ascii="Arial" w:eastAsia="Calibri" w:hAnsi="Arial" w:cs="Arial"/>
          <w:szCs w:val="28"/>
          <w:lang w:bidi="th-TH"/>
        </w:rPr>
      </w:pPr>
      <w:r>
        <w:rPr>
          <w:rFonts w:ascii="Arial" w:eastAsia="Calibri" w:hAnsi="Arial" w:cs="Arial"/>
          <w:szCs w:val="28"/>
          <w:lang w:bidi="th-TH"/>
        </w:rPr>
        <w:t>Stellen Sie sicher, dass benötigte Assistive Technologien funktionieren (z. B. Screenreader). Bei Nutzung von Screenreader nutzen Sie bitte Kopfhörer.</w:t>
      </w:r>
    </w:p>
    <w:p w14:paraId="1E949094" w14:textId="77777777" w:rsidR="001E479D" w:rsidRDefault="00D56282">
      <w:pPr>
        <w:pStyle w:val="Listenabsatz"/>
        <w:numPr>
          <w:ilvl w:val="0"/>
          <w:numId w:val="8"/>
        </w:numPr>
        <w:rPr>
          <w:rFonts w:ascii="Arial" w:eastAsia="Calibri" w:hAnsi="Arial" w:cs="Arial"/>
          <w:color w:val="000000" w:themeColor="text1"/>
        </w:rPr>
      </w:pPr>
      <w:r>
        <w:rPr>
          <w:rFonts w:ascii="Arial" w:eastAsia="Calibri" w:hAnsi="Arial" w:cs="Arial"/>
          <w:color w:val="000000" w:themeColor="text1"/>
          <w:szCs w:val="28"/>
          <w:lang w:bidi="th-TH"/>
        </w:rPr>
        <w:t>Melden Sie sich auf der Moodle-Plattform an und öffnen Sie den Examenskurs. Unmittelbar vor Prüfungsbeginn bekommen Sie das Passwort für das Examen mitgeteilt, mit dem Sie die Prüfung starten können.</w:t>
      </w:r>
    </w:p>
    <w:p w14:paraId="447B3570" w14:textId="77777777" w:rsidR="001E479D" w:rsidRDefault="00D56282">
      <w:pPr>
        <w:pStyle w:val="berschrift2"/>
        <w:rPr>
          <w:rStyle w:val="Heading2Char"/>
        </w:rPr>
      </w:pPr>
      <w:r>
        <w:rPr>
          <w:rStyle w:val="Heading2Char"/>
        </w:rPr>
        <w:t>Während der Prüfung</w:t>
      </w:r>
    </w:p>
    <w:p w14:paraId="45BDE1F4"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Die Prüfung findet in deutscher Sprache statt.</w:t>
      </w:r>
    </w:p>
    <w:p w14:paraId="2092266F" w14:textId="77777777"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 xml:space="preserve">Für jeden Prüfling laufen nach Start der Prüfung individuell 60 Minuten (bei Nachteilsausgleich 120 Minuten) sichtbar im Moodle-Kurs ab. </w:t>
      </w:r>
    </w:p>
    <w:p w14:paraId="21D92D2B" w14:textId="7FA04DC8" w:rsidR="001E479D" w:rsidRDefault="00D56282">
      <w:pPr>
        <w:pStyle w:val="Listenabsatz"/>
        <w:numPr>
          <w:ilvl w:val="0"/>
          <w:numId w:val="9"/>
        </w:numPr>
        <w:rPr>
          <w:rFonts w:ascii="Arial" w:eastAsia="Calibri" w:hAnsi="Arial" w:cs="Arial"/>
          <w:szCs w:val="28"/>
          <w:lang w:bidi="th-TH"/>
        </w:rPr>
      </w:pPr>
      <w:r>
        <w:rPr>
          <w:rFonts w:ascii="Arial" w:eastAsia="Calibri" w:hAnsi="Arial" w:cs="Arial"/>
          <w:szCs w:val="28"/>
          <w:lang w:bidi="th-TH"/>
        </w:rPr>
        <w:t>Eventuelle Zeitverlängerungen aufgrund des Nachteilsausgleichs werden Ihnen mitgeteilt.</w:t>
      </w:r>
      <w:ins w:id="58" w:author="Gottfried Zimmermann" w:date="2025-11-05T15:09:00Z">
        <w:r w:rsidR="008222E5">
          <w:rPr>
            <w:rFonts w:ascii="Arial" w:eastAsia="Calibri" w:hAnsi="Arial" w:cs="Arial"/>
            <w:szCs w:val="28"/>
            <w:lang w:bidi="th-TH"/>
          </w:rPr>
          <w:t xml:space="preserve"> Hinweis: Die Zeitverlängerung muss </w:t>
        </w:r>
      </w:ins>
      <w:ins w:id="59" w:author="Gottfried Zimmermann" w:date="2025-11-05T15:10:00Z">
        <w:r w:rsidR="008222E5">
          <w:rPr>
            <w:rFonts w:ascii="Arial" w:eastAsia="Calibri" w:hAnsi="Arial" w:cs="Arial"/>
            <w:szCs w:val="28"/>
            <w:lang w:bidi="th-TH"/>
          </w:rPr>
          <w:t xml:space="preserve">vor der Prüfung </w:t>
        </w:r>
      </w:ins>
      <w:ins w:id="60" w:author="Gottfried Zimmermann" w:date="2025-11-05T15:09:00Z">
        <w:r w:rsidR="008222E5">
          <w:rPr>
            <w:rFonts w:ascii="Arial" w:eastAsia="Calibri" w:hAnsi="Arial" w:cs="Arial"/>
            <w:szCs w:val="28"/>
            <w:lang w:bidi="th-TH"/>
          </w:rPr>
          <w:t>beantragt werden</w:t>
        </w:r>
      </w:ins>
      <w:ins w:id="61" w:author="Gottfried Zimmermann" w:date="2025-11-05T15:10:00Z">
        <w:r w:rsidR="008222E5">
          <w:rPr>
            <w:rFonts w:ascii="Arial" w:eastAsia="Calibri" w:hAnsi="Arial" w:cs="Arial"/>
            <w:szCs w:val="28"/>
            <w:lang w:bidi="th-TH"/>
          </w:rPr>
          <w:t>.</w:t>
        </w:r>
      </w:ins>
    </w:p>
    <w:p w14:paraId="23A690FB" w14:textId="03B8DBC0" w:rsidR="001E479D" w:rsidRDefault="00D56282">
      <w:pPr>
        <w:pStyle w:val="Listenabsatz"/>
        <w:numPr>
          <w:ilvl w:val="0"/>
          <w:numId w:val="9"/>
        </w:numPr>
        <w:rPr>
          <w:ins w:id="62" w:author="Eppler Laura" w:date="2025-10-17T13:52:00Z"/>
          <w:rFonts w:ascii="Arial" w:eastAsia="Calibri" w:hAnsi="Arial" w:cs="Arial"/>
          <w:szCs w:val="28"/>
          <w:lang w:bidi="th-TH"/>
        </w:rPr>
      </w:pPr>
      <w:r>
        <w:rPr>
          <w:rFonts w:ascii="Arial" w:eastAsia="Calibri" w:hAnsi="Arial" w:cs="Arial"/>
          <w:szCs w:val="28"/>
          <w:lang w:bidi="th-TH"/>
        </w:rPr>
        <w:t>Bei der Prüfung darf nur der Browser mit den Prüfungsfragen verwendet werden; es sind keine Hilfsmittel erlaubt</w:t>
      </w:r>
      <w:ins w:id="63" w:author="Eppler Laura" w:date="2025-10-17T13:56:00Z">
        <w:r>
          <w:rPr>
            <w:rFonts w:ascii="Arial" w:eastAsia="Calibri" w:hAnsi="Arial" w:cs="Arial"/>
            <w:szCs w:val="28"/>
            <w:lang w:bidi="th-TH"/>
          </w:rPr>
          <w:t>, es sei denn, sie wurden</w:t>
        </w:r>
      </w:ins>
      <w:ins w:id="64" w:author="Laura Eppler" w:date="2025-10-27T11:06:00Z">
        <w:r w:rsidR="009826A1">
          <w:rPr>
            <w:rFonts w:ascii="Arial" w:eastAsia="Calibri" w:hAnsi="Arial" w:cs="Arial"/>
            <w:szCs w:val="28"/>
            <w:lang w:bidi="th-TH"/>
          </w:rPr>
          <w:t xml:space="preserve"> </w:t>
        </w:r>
      </w:ins>
      <w:del w:id="65" w:author="Laura Eppler" w:date="2025-10-27T11:06:00Z">
        <w:r w:rsidDel="009826A1">
          <w:rPr>
            <w:rFonts w:ascii="Arial" w:eastAsia="Calibri" w:hAnsi="Arial" w:cs="Arial"/>
            <w:szCs w:val="28"/>
            <w:lang w:bidi="th-TH"/>
          </w:rPr>
          <w:delText>.</w:delText>
        </w:r>
      </w:del>
      <w:ins w:id="66" w:author="Eppler Laura" w:date="2025-10-14T08:22:00Z">
        <w:r>
          <w:rPr>
            <w:rFonts w:ascii="Arial" w:eastAsia="Calibri" w:hAnsi="Arial" w:cs="Arial"/>
            <w:szCs w:val="28"/>
            <w:lang w:bidi="th-TH"/>
          </w:rPr>
          <w:t>zuvor ausdrücklich genehmigt.</w:t>
        </w:r>
      </w:ins>
      <w:r>
        <w:rPr>
          <w:rFonts w:ascii="Arial" w:eastAsia="Calibri" w:hAnsi="Arial" w:cs="Arial"/>
          <w:szCs w:val="28"/>
          <w:lang w:bidi="th-TH"/>
        </w:rPr>
        <w:t xml:space="preserve"> Dies wird von der Aufsichtsperson kontrolliert.</w:t>
      </w:r>
    </w:p>
    <w:p w14:paraId="4814B62A" w14:textId="77777777" w:rsidR="001E479D" w:rsidRDefault="00D56282">
      <w:pPr>
        <w:pStyle w:val="Listenabsatz"/>
        <w:numPr>
          <w:ilvl w:val="0"/>
          <w:numId w:val="9"/>
        </w:numPr>
        <w:rPr>
          <w:rFonts w:ascii="Arial" w:eastAsia="Calibri" w:hAnsi="Arial" w:cs="Arial"/>
          <w:lang w:bidi="th-TH"/>
        </w:rPr>
      </w:pPr>
      <w:r>
        <w:rPr>
          <w:rFonts w:ascii="Arial" w:eastAsia="Calibri" w:hAnsi="Arial" w:cs="Arial"/>
          <w:szCs w:val="28"/>
          <w:lang w:bidi="th-TH"/>
        </w:rPr>
        <w:t>Falls Sie den Browser während der Prüfung aus Versehen schließen, öffnen Sie den Browser wieder und setzen Ihr Examen im Kurs weiter fort.</w:t>
      </w:r>
    </w:p>
    <w:p w14:paraId="5D9D3FF3" w14:textId="77777777" w:rsidR="001E479D" w:rsidRDefault="00D56282">
      <w:pPr>
        <w:pStyle w:val="berschrift2"/>
        <w:rPr>
          <w:rStyle w:val="Heading2Char"/>
        </w:rPr>
      </w:pPr>
      <w:r>
        <w:rPr>
          <w:rStyle w:val="Heading2Char"/>
        </w:rPr>
        <w:t>Nach der Prüfung</w:t>
      </w:r>
    </w:p>
    <w:p w14:paraId="74AB2D2F" w14:textId="77777777"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t>Nach Ablauf der Zeit oder wenn Sie fertig sind, schließen Sie bitte das Examen ab (ABGEBEN-Button).</w:t>
      </w:r>
    </w:p>
    <w:p w14:paraId="65F15118" w14:textId="77777777" w:rsidR="001E479D" w:rsidRDefault="00D56282">
      <w:pPr>
        <w:pStyle w:val="Listenabsatz"/>
        <w:numPr>
          <w:ilvl w:val="0"/>
          <w:numId w:val="10"/>
        </w:numPr>
        <w:rPr>
          <w:ins w:id="67" w:author="Eppler Laura" w:date="2025-10-14T08:02:00Z"/>
          <w:rFonts w:ascii="Arial" w:eastAsia="Calibri" w:hAnsi="Arial" w:cs="Arial"/>
          <w:lang w:bidi="th-TH"/>
        </w:rPr>
      </w:pPr>
      <w:r>
        <w:rPr>
          <w:rFonts w:ascii="Arial" w:eastAsia="Calibri" w:hAnsi="Arial" w:cs="Arial"/>
          <w:szCs w:val="28"/>
          <w:lang w:bidi="th-TH"/>
        </w:rPr>
        <w:t xml:space="preserve">Sie bekommen Ihr Ergebnis </w:t>
      </w:r>
      <w:r>
        <w:rPr>
          <w:rFonts w:ascii="Arial" w:eastAsia="Calibri" w:hAnsi="Arial" w:cs="Arial"/>
          <w:color w:val="000000" w:themeColor="text1"/>
          <w:szCs w:val="28"/>
          <w:lang w:bidi="th-TH"/>
        </w:rPr>
        <w:t xml:space="preserve">direkt </w:t>
      </w:r>
      <w:r>
        <w:rPr>
          <w:rFonts w:ascii="Arial" w:eastAsia="Calibri" w:hAnsi="Arial" w:cs="Arial"/>
          <w:szCs w:val="28"/>
          <w:lang w:bidi="th-TH"/>
        </w:rPr>
        <w:t>beim Beenden der Prüfung angezeigt.</w:t>
      </w:r>
      <w:ins w:id="68" w:author="Eppler Laura" w:date="2025-10-17T13:56:00Z">
        <w:r>
          <w:rPr>
            <w:rFonts w:ascii="Arial" w:eastAsia="Calibri" w:hAnsi="Arial" w:cs="Arial"/>
            <w:lang w:bidi="th-TH"/>
          </w:rPr>
          <w:t xml:space="preserve"> Die Bestehungsgrenze liegt bei 38 von insgesamt 50 Punkten (75%).</w:t>
        </w:r>
      </w:ins>
    </w:p>
    <w:p w14:paraId="75C0EAA5" w14:textId="77777777" w:rsidR="001E479D" w:rsidRDefault="00D56282">
      <w:pPr>
        <w:pStyle w:val="Listenabsatz"/>
        <w:numPr>
          <w:ilvl w:val="0"/>
          <w:numId w:val="10"/>
        </w:numPr>
        <w:rPr>
          <w:ins w:id="69" w:author=""/>
          <w:rFonts w:ascii="Arial" w:eastAsia="Calibri" w:hAnsi="Arial" w:cs="Arial"/>
          <w:lang w:bidi="th-TH"/>
        </w:rPr>
      </w:pPr>
      <w:ins w:id="70" w:author="Eppler Laura" w:date="2025-10-17T13:50:00Z">
        <w:r>
          <w:rPr>
            <w:rFonts w:ascii="Arial" w:eastAsia="Calibri" w:hAnsi="Arial" w:cs="Arial"/>
            <w:szCs w:val="28"/>
            <w:lang w:bidi="th-TH"/>
          </w:rPr>
          <w:t>Bitte beachten Sie, dass die Prüfungsfragen nach Abschluss der Prüfung der Vertraulichkeit unterliegen. Eine Weitergabe, Vervielfältigung oder Veröffentlichung ist nicht gestattet.</w:t>
        </w:r>
      </w:ins>
    </w:p>
    <w:p w14:paraId="04F6AF7C" w14:textId="77777777" w:rsidR="001E479D" w:rsidRDefault="00D56282">
      <w:pPr>
        <w:pStyle w:val="Listenabsatz"/>
        <w:numPr>
          <w:ilvl w:val="0"/>
          <w:numId w:val="10"/>
        </w:numPr>
        <w:rPr>
          <w:rFonts w:ascii="Arial" w:eastAsia="Calibri" w:hAnsi="Arial" w:cs="Arial"/>
          <w:color w:val="000000" w:themeColor="text1"/>
        </w:rPr>
      </w:pPr>
      <w:r>
        <w:rPr>
          <w:rFonts w:ascii="Arial" w:eastAsia="Calibri" w:hAnsi="Arial" w:cs="Arial"/>
          <w:color w:val="000000" w:themeColor="text1"/>
          <w:szCs w:val="28"/>
          <w:lang w:bidi="th-TH"/>
        </w:rPr>
        <w:t xml:space="preserve">Nach erfolgreichem Bestehen der Prüfung </w:t>
      </w:r>
      <w:del w:id="71" w:author="Laura Eppler" w:date="2025-09-17T08:44:00Z">
        <w:r>
          <w:rPr>
            <w:rFonts w:ascii="Arial" w:eastAsia="Calibri" w:hAnsi="Arial" w:cs="Arial"/>
            <w:color w:val="000000" w:themeColor="text1"/>
            <w:szCs w:val="28"/>
            <w:lang w:bidi="th-TH"/>
          </w:rPr>
          <w:delText xml:space="preserve">erhalten </w:delText>
        </w:r>
      </w:del>
      <w:ins w:id="72" w:author="Laura Eppler" w:date="2025-09-17T08:44:00Z">
        <w:r>
          <w:rPr>
            <w:rFonts w:ascii="Arial" w:eastAsia="Calibri" w:hAnsi="Arial" w:cs="Arial"/>
            <w:color w:val="000000" w:themeColor="text1"/>
            <w:szCs w:val="28"/>
            <w:lang w:bidi="th-TH"/>
          </w:rPr>
          <w:t xml:space="preserve">können </w:t>
        </w:r>
      </w:ins>
      <w:r>
        <w:rPr>
          <w:rFonts w:ascii="Arial" w:eastAsia="Calibri" w:hAnsi="Arial" w:cs="Arial"/>
          <w:color w:val="000000" w:themeColor="text1"/>
          <w:szCs w:val="28"/>
          <w:lang w:bidi="th-TH"/>
        </w:rPr>
        <w:t xml:space="preserve">Sie </w:t>
      </w:r>
      <w:ins w:id="73" w:author="Laura Eppler" w:date="2025-09-17T08:44:00Z">
        <w:r>
          <w:rPr>
            <w:rFonts w:ascii="Arial" w:eastAsia="Calibri" w:hAnsi="Arial" w:cs="Arial"/>
            <w:color w:val="000000" w:themeColor="text1"/>
            <w:szCs w:val="28"/>
            <w:lang w:bidi="th-TH"/>
          </w:rPr>
          <w:t xml:space="preserve">sich </w:t>
        </w:r>
      </w:ins>
      <w:r>
        <w:rPr>
          <w:rFonts w:ascii="Arial" w:eastAsia="Calibri" w:hAnsi="Arial" w:cs="Arial"/>
          <w:color w:val="000000" w:themeColor="text1"/>
          <w:szCs w:val="28"/>
          <w:lang w:bidi="th-TH"/>
        </w:rPr>
        <w:t>Ihre schriftliche Bescheinigung zum Knowledge Badge</w:t>
      </w:r>
      <w:ins w:id="74" w:author="Laura Eppler" w:date="2025-09-17T08:44:00Z">
        <w:r>
          <w:rPr>
            <w:rFonts w:ascii="Arial" w:eastAsia="Calibri" w:hAnsi="Arial" w:cs="Arial"/>
            <w:color w:val="000000" w:themeColor="text1"/>
            <w:szCs w:val="28"/>
            <w:lang w:bidi="th-TH"/>
          </w:rPr>
          <w:t xml:space="preserve"> direkt im Examenskurs herunter</w:t>
        </w:r>
      </w:ins>
      <w:ins w:id="75" w:author="Laura Eppler" w:date="2025-09-17T08:45:00Z">
        <w:r>
          <w:rPr>
            <w:rFonts w:ascii="Arial" w:eastAsia="Calibri" w:hAnsi="Arial" w:cs="Arial"/>
            <w:color w:val="000000" w:themeColor="text1"/>
            <w:szCs w:val="28"/>
            <w:lang w:bidi="th-TH"/>
          </w:rPr>
          <w:t>laden.</w:t>
        </w:r>
      </w:ins>
      <w:r>
        <w:rPr>
          <w:rFonts w:ascii="Arial" w:eastAsia="Calibri" w:hAnsi="Arial" w:cs="Arial"/>
          <w:color w:val="000000" w:themeColor="text1"/>
          <w:szCs w:val="28"/>
          <w:lang w:bidi="th-TH"/>
        </w:rPr>
        <w:t xml:space="preserve"> </w:t>
      </w:r>
      <w:ins w:id="76" w:author="Laura Eppler" w:date="2025-09-17T08:45:00Z">
        <w:r w:rsidRPr="00077C15">
          <w:rPr>
            <w:rFonts w:ascii="Arial" w:eastAsia="Calibri" w:hAnsi="Arial" w:cs="Arial"/>
            <w:color w:val="000000" w:themeColor="text1"/>
            <w:szCs w:val="28"/>
            <w:highlight w:val="yellow"/>
            <w:lang w:bidi="th-TH"/>
            <w:rPrChange w:id="77" w:author="Laura Eppler" w:date="2025-11-24T11:27:00Z">
              <w:rPr>
                <w:rFonts w:ascii="Arial" w:eastAsia="Calibri" w:hAnsi="Arial" w:cs="Arial"/>
                <w:color w:val="000000" w:themeColor="text1"/>
                <w:szCs w:val="28"/>
                <w:lang w:bidi="th-TH"/>
              </w:rPr>
            </w:rPrChange>
          </w:rPr>
          <w:t>Sofern Sie bei der Pr</w:t>
        </w:r>
        <w:r w:rsidRPr="00077C15">
          <w:rPr>
            <w:rFonts w:ascii="Arial" w:eastAsia="Calibri" w:hAnsi="Arial" w:cs="Arial" w:hint="cs"/>
            <w:color w:val="000000" w:themeColor="text1"/>
            <w:szCs w:val="28"/>
            <w:highlight w:val="yellow"/>
            <w:lang w:bidi="th-TH"/>
            <w:rPrChange w:id="78" w:author="Laura Eppler" w:date="2025-11-24T11:27:00Z">
              <w:rPr>
                <w:rFonts w:ascii="Arial" w:eastAsia="Calibri" w:hAnsi="Arial" w:cs="Arial" w:hint="cs"/>
                <w:color w:val="000000" w:themeColor="text1"/>
                <w:szCs w:val="28"/>
                <w:lang w:bidi="th-TH"/>
              </w:rPr>
            </w:rPrChange>
          </w:rPr>
          <w:t>ü</w:t>
        </w:r>
        <w:r w:rsidRPr="00077C15">
          <w:rPr>
            <w:rFonts w:ascii="Arial" w:eastAsia="Calibri" w:hAnsi="Arial" w:cs="Arial"/>
            <w:color w:val="000000" w:themeColor="text1"/>
            <w:szCs w:val="28"/>
            <w:highlight w:val="yellow"/>
            <w:lang w:bidi="th-TH"/>
            <w:rPrChange w:id="79" w:author="Laura Eppler" w:date="2025-11-24T11:27:00Z">
              <w:rPr>
                <w:rFonts w:ascii="Arial" w:eastAsia="Calibri" w:hAnsi="Arial" w:cs="Arial"/>
                <w:color w:val="000000" w:themeColor="text1"/>
                <w:szCs w:val="28"/>
                <w:lang w:bidi="th-TH"/>
              </w:rPr>
            </w:rPrChange>
          </w:rPr>
          <w:t xml:space="preserve">fungsanmeldung der Weitergabe Ihrer Daten an IAAP Global und </w:t>
        </w:r>
        <w:proofErr w:type="spellStart"/>
        <w:r w:rsidRPr="00077C15">
          <w:rPr>
            <w:rFonts w:ascii="Arial" w:eastAsia="Calibri" w:hAnsi="Arial" w:cs="Arial"/>
            <w:color w:val="000000" w:themeColor="text1"/>
            <w:szCs w:val="28"/>
            <w:highlight w:val="yellow"/>
            <w:lang w:bidi="th-TH"/>
            <w:rPrChange w:id="80" w:author="Laura Eppler" w:date="2025-11-24T11:27:00Z">
              <w:rPr>
                <w:rFonts w:ascii="Arial" w:eastAsia="Calibri" w:hAnsi="Arial" w:cs="Arial"/>
                <w:color w:val="000000" w:themeColor="text1"/>
                <w:szCs w:val="28"/>
                <w:lang w:bidi="th-TH"/>
              </w:rPr>
            </w:rPrChange>
          </w:rPr>
          <w:t>Credly</w:t>
        </w:r>
        <w:proofErr w:type="spellEnd"/>
        <w:r w:rsidRPr="00077C15">
          <w:rPr>
            <w:rFonts w:ascii="Arial" w:eastAsia="Calibri" w:hAnsi="Arial" w:cs="Arial"/>
            <w:color w:val="000000" w:themeColor="text1"/>
            <w:szCs w:val="28"/>
            <w:highlight w:val="yellow"/>
            <w:lang w:bidi="th-TH"/>
            <w:rPrChange w:id="81" w:author="Laura Eppler" w:date="2025-11-24T11:27:00Z">
              <w:rPr>
                <w:rFonts w:ascii="Arial" w:eastAsia="Calibri" w:hAnsi="Arial" w:cs="Arial"/>
                <w:color w:val="000000" w:themeColor="text1"/>
                <w:szCs w:val="28"/>
                <w:lang w:bidi="th-TH"/>
              </w:rPr>
            </w:rPrChange>
          </w:rPr>
          <w:t xml:space="preserve"> zugestimmt haben, erhalten Sie </w:t>
        </w:r>
      </w:ins>
      <w:r w:rsidRPr="00077C15">
        <w:rPr>
          <w:rFonts w:ascii="Arial" w:eastAsia="Calibri" w:hAnsi="Arial" w:cs="Arial"/>
          <w:color w:val="000000" w:themeColor="text1"/>
          <w:szCs w:val="28"/>
          <w:highlight w:val="yellow"/>
          <w:lang w:bidi="th-TH"/>
          <w:rPrChange w:id="82" w:author="Laura Eppler" w:date="2025-11-24T11:27:00Z">
            <w:rPr>
              <w:rFonts w:ascii="Arial" w:eastAsia="Calibri" w:hAnsi="Arial" w:cs="Arial"/>
              <w:color w:val="000000" w:themeColor="text1"/>
              <w:szCs w:val="28"/>
              <w:lang w:bidi="th-TH"/>
            </w:rPr>
          </w:rPrChange>
        </w:rPr>
        <w:t xml:space="preserve">innerhalb der nächsten Wochen </w:t>
      </w:r>
      <w:ins w:id="83" w:author="Laura Eppler" w:date="2025-09-17T08:46:00Z">
        <w:r w:rsidRPr="00077C15">
          <w:rPr>
            <w:rFonts w:ascii="Arial" w:eastAsia="Calibri" w:hAnsi="Arial" w:cs="Arial"/>
            <w:color w:val="000000" w:themeColor="text1"/>
            <w:szCs w:val="28"/>
            <w:highlight w:val="yellow"/>
            <w:lang w:bidi="th-TH"/>
            <w:rPrChange w:id="84" w:author="Laura Eppler" w:date="2025-11-24T11:27:00Z">
              <w:rPr>
                <w:rFonts w:ascii="Arial" w:eastAsia="Calibri" w:hAnsi="Arial" w:cs="Arial"/>
                <w:color w:val="000000" w:themeColor="text1"/>
                <w:szCs w:val="28"/>
                <w:lang w:bidi="th-TH"/>
              </w:rPr>
            </w:rPrChange>
          </w:rPr>
          <w:t xml:space="preserve">zudem ein digitales Badge </w:t>
        </w:r>
      </w:ins>
      <w:r w:rsidRPr="00077C15">
        <w:rPr>
          <w:rFonts w:ascii="Arial" w:eastAsia="Calibri" w:hAnsi="Arial" w:cs="Arial"/>
          <w:color w:val="000000" w:themeColor="text1"/>
          <w:szCs w:val="28"/>
          <w:highlight w:val="yellow"/>
          <w:lang w:bidi="th-TH"/>
          <w:rPrChange w:id="85" w:author="Laura Eppler" w:date="2025-11-24T11:27:00Z">
            <w:rPr>
              <w:rFonts w:ascii="Arial" w:eastAsia="Calibri" w:hAnsi="Arial" w:cs="Arial"/>
              <w:color w:val="000000" w:themeColor="text1"/>
              <w:szCs w:val="28"/>
              <w:lang w:bidi="th-TH"/>
            </w:rPr>
          </w:rPrChange>
        </w:rPr>
        <w:t>von IAAP. Bitte haben Sie Verständnis, dass die Ausstellung einige Zeit in Anspruch nehmen kann.</w:t>
      </w:r>
    </w:p>
    <w:p w14:paraId="06B6DF1F" w14:textId="5F84A63A" w:rsidR="001E479D" w:rsidRDefault="00D56282">
      <w:pPr>
        <w:pStyle w:val="Listenabsatz"/>
        <w:numPr>
          <w:ilvl w:val="0"/>
          <w:numId w:val="10"/>
        </w:numPr>
        <w:rPr>
          <w:rFonts w:ascii="Arial" w:eastAsia="Calibri" w:hAnsi="Arial" w:cs="Arial"/>
          <w:szCs w:val="28"/>
          <w:lang w:bidi="th-TH"/>
        </w:rPr>
      </w:pPr>
      <w:r>
        <w:rPr>
          <w:rFonts w:ascii="Arial" w:eastAsia="Calibri" w:hAnsi="Arial" w:cs="Arial"/>
          <w:szCs w:val="28"/>
          <w:lang w:bidi="th-TH"/>
        </w:rPr>
        <w:lastRenderedPageBreak/>
        <w:t>Mit Bestehen der Prüfung werden Sie zukü</w:t>
      </w:r>
      <w:r>
        <w:rPr>
          <w:rFonts w:ascii="Arial" w:eastAsia="Calibri" w:hAnsi="Arial" w:cs="Arial"/>
          <w:color w:val="000000" w:themeColor="text1"/>
          <w:szCs w:val="28"/>
          <w:lang w:bidi="th-TH"/>
        </w:rPr>
        <w:t xml:space="preserve">nftig </w:t>
      </w:r>
      <w:r>
        <w:rPr>
          <w:rFonts w:ascii="Arial" w:eastAsia="Calibri" w:hAnsi="Arial" w:cs="Arial"/>
          <w:szCs w:val="28"/>
          <w:lang w:bidi="th-TH"/>
        </w:rPr>
        <w:t xml:space="preserve">in der </w:t>
      </w:r>
      <w:r w:rsidRPr="00077C15">
        <w:rPr>
          <w:rFonts w:ascii="Arial" w:eastAsia="Calibri" w:hAnsi="Arial" w:cs="Arial"/>
          <w:szCs w:val="28"/>
          <w:highlight w:val="yellow"/>
          <w:lang w:bidi="th-TH"/>
          <w:rPrChange w:id="86" w:author="Laura Eppler" w:date="2025-11-24T11:28:00Z">
            <w:rPr>
              <w:rFonts w:ascii="Arial" w:eastAsia="Calibri" w:hAnsi="Arial" w:cs="Arial"/>
              <w:szCs w:val="28"/>
              <w:lang w:bidi="th-TH"/>
            </w:rPr>
          </w:rPrChange>
        </w:rPr>
        <w:t>IAAP-DACH-Expertendatenbank</w:t>
      </w:r>
      <w:r>
        <w:rPr>
          <w:rFonts w:ascii="Arial" w:eastAsia="Calibri" w:hAnsi="Arial" w:cs="Arial"/>
          <w:szCs w:val="28"/>
          <w:lang w:bidi="th-TH"/>
        </w:rPr>
        <w:t xml:space="preserve"> vermerkt. Wenn Sie das nicht wollen, teilen Sie uns das bitte über</w:t>
      </w:r>
      <w:ins w:id="87" w:author="Laura Eppler" w:date="2025-11-24T11:28:00Z">
        <w:r w:rsidR="00077C15">
          <w:rPr>
            <w:rFonts w:ascii="Arial" w:eastAsia="Calibri" w:hAnsi="Arial" w:cs="Arial"/>
            <w:szCs w:val="28"/>
            <w:lang w:bidi="th-TH"/>
          </w:rPr>
          <w:t xml:space="preserve"> die Prüfungsanmeldung</w:t>
        </w:r>
      </w:ins>
      <w:del w:id="88" w:author="Laura Eppler" w:date="2025-11-24T11:28:00Z">
        <w:r w:rsidDel="00077C15">
          <w:rPr>
            <w:rFonts w:ascii="Arial" w:eastAsia="Calibri" w:hAnsi="Arial" w:cs="Arial"/>
            <w:szCs w:val="28"/>
            <w:lang w:bidi="th-TH"/>
          </w:rPr>
          <w:delText xml:space="preserve"> </w:delText>
        </w:r>
      </w:del>
      <w:del w:id="89" w:author="Laura Eppler" w:date="2025-09-17T08:51:00Z">
        <w:r>
          <w:fldChar w:fldCharType="begin"/>
        </w:r>
        <w:r>
          <w:delInstrText xml:space="preserve"> HYPERLINK "http://bf-lehren@hdm-stuttgart.de" \o "http://bf-lehren@hdm-stuttgart.de" </w:delInstrText>
        </w:r>
        <w:r>
          <w:fldChar w:fldCharType="separate"/>
        </w:r>
        <w:r>
          <w:rPr>
            <w:rStyle w:val="Hyperlink"/>
            <w:rFonts w:ascii="Arial" w:eastAsia="Calibri" w:hAnsi="Arial" w:cs="Arial"/>
            <w:szCs w:val="28"/>
            <w:lang w:bidi="th-TH"/>
          </w:rPr>
          <w:delText>bf-lehren@hdm-stuttgart.de</w:delText>
        </w:r>
        <w:r>
          <w:rPr>
            <w:rStyle w:val="Hyperlink"/>
            <w:rFonts w:ascii="Arial" w:eastAsia="Calibri" w:hAnsi="Arial" w:cs="Arial"/>
            <w:szCs w:val="28"/>
            <w:lang w:bidi="th-TH"/>
          </w:rPr>
          <w:fldChar w:fldCharType="end"/>
        </w:r>
      </w:del>
      <w:r>
        <w:rPr>
          <w:rFonts w:ascii="Arial" w:eastAsia="Calibri" w:hAnsi="Arial" w:cs="Arial"/>
          <w:szCs w:val="28"/>
          <w:lang w:bidi="th-TH"/>
        </w:rPr>
        <w:t xml:space="preserve"> mit.</w:t>
      </w:r>
    </w:p>
    <w:p w14:paraId="309A6F25" w14:textId="77777777" w:rsidR="001E479D" w:rsidRDefault="00D56282">
      <w:pPr>
        <w:pStyle w:val="Listenabsatz"/>
        <w:numPr>
          <w:ilvl w:val="0"/>
          <w:numId w:val="10"/>
        </w:numPr>
        <w:rPr>
          <w:rFonts w:ascii="Arial" w:eastAsia="Calibri" w:hAnsi="Arial" w:cs="Arial"/>
          <w:color w:val="000000" w:themeColor="text1"/>
          <w:szCs w:val="28"/>
        </w:rPr>
      </w:pPr>
      <w:commentRangeStart w:id="90"/>
      <w:r>
        <w:rPr>
          <w:rFonts w:ascii="Arial" w:eastAsia="Calibri" w:hAnsi="Arial" w:cs="Arial"/>
          <w:color w:val="000000" w:themeColor="text1"/>
          <w:szCs w:val="28"/>
          <w:lang w:bidi="th-TH"/>
        </w:rPr>
        <w:t>Bitte nehmen Sie sich nach der Prüfung kurz Zeit und füllen Sie den Feedback-Fragebogen zur Prüfung im Examenskurs (online) aus.</w:t>
      </w:r>
      <w:commentRangeEnd w:id="90"/>
      <w:r w:rsidR="00077C15">
        <w:rPr>
          <w:rStyle w:val="Kommentarzeichen"/>
        </w:rPr>
        <w:commentReference w:id="90"/>
      </w:r>
    </w:p>
    <w:p w14:paraId="2FA6B1D7" w14:textId="1DC7BF58" w:rsidR="001E479D" w:rsidRDefault="00D56282">
      <w:pPr>
        <w:spacing w:line="360" w:lineRule="auto"/>
        <w:rPr>
          <w:rFonts w:ascii="Arial" w:eastAsia="Calibri" w:hAnsi="Arial" w:cs="Arial"/>
          <w:szCs w:val="28"/>
          <w:lang w:bidi="th-TH"/>
        </w:rPr>
      </w:pPr>
      <w:r>
        <w:rPr>
          <w:rFonts w:ascii="Arial" w:eastAsia="Calibri" w:hAnsi="Arial" w:cs="Arial"/>
          <w:szCs w:val="28"/>
          <w:lang w:bidi="th-TH"/>
        </w:rPr>
        <w:t xml:space="preserve">Danke, dass Sie mit Ihrer Qualifizierung einen wichtigen Beitrag zu mehr digitaler Barrierefreiheit </w:t>
      </w:r>
      <w:del w:id="91" w:author="Laura Eppler" w:date="2025-11-24T11:29:00Z">
        <w:r w:rsidDel="00905FCC">
          <w:rPr>
            <w:rFonts w:ascii="Arial" w:eastAsia="Calibri" w:hAnsi="Arial" w:cs="Arial"/>
            <w:szCs w:val="28"/>
            <w:lang w:bidi="th-TH"/>
          </w:rPr>
          <w:delText xml:space="preserve">in der Hochschullandschaft </w:delText>
        </w:r>
      </w:del>
      <w:r>
        <w:rPr>
          <w:rFonts w:ascii="Arial" w:eastAsia="Calibri" w:hAnsi="Arial" w:cs="Arial"/>
          <w:szCs w:val="28"/>
          <w:lang w:bidi="th-TH"/>
        </w:rPr>
        <w:t>leisten.</w:t>
      </w:r>
    </w:p>
    <w:p w14:paraId="29013EF4" w14:textId="77777777" w:rsidR="001E479D" w:rsidRDefault="00D56282">
      <w:pPr>
        <w:spacing w:line="360" w:lineRule="auto"/>
        <w:rPr>
          <w:rFonts w:ascii="Arial" w:eastAsia="Calibri" w:hAnsi="Arial" w:cs="Arial"/>
          <w:b/>
          <w:szCs w:val="28"/>
          <w:lang w:bidi="th-TH"/>
        </w:rPr>
      </w:pPr>
      <w:r>
        <w:rPr>
          <w:rFonts w:ascii="Arial" w:eastAsia="Calibri" w:hAnsi="Arial" w:cs="Arial"/>
          <w:b/>
          <w:szCs w:val="28"/>
          <w:lang w:bidi="th-TH"/>
        </w:rPr>
        <w:t>Und viel Erfolg bei der Prüfung!</w:t>
      </w:r>
    </w:p>
    <w:sectPr w:rsidR="001E479D">
      <w:pgSz w:w="11906" w:h="16838"/>
      <w:pgMar w:top="1417" w:right="1417" w:bottom="1134"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0" w:author="Laura Eppler" w:date="2025-11-24T11:28:00Z" w:initials="LE">
    <w:p w14:paraId="6BCBB8F8" w14:textId="515AA70F" w:rsidR="00905FCC" w:rsidRDefault="00077C15">
      <w:pPr>
        <w:pStyle w:val="Kommentartext"/>
      </w:pPr>
      <w:r>
        <w:rPr>
          <w:rStyle w:val="Kommentarzeichen"/>
        </w:rPr>
        <w:annotationRef/>
      </w:r>
      <w:r>
        <w:t>Ggf. entfernen, f</w:t>
      </w:r>
      <w:r w:rsidR="00905FCC">
        <w:t>alls dieser künftig entfernt wird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CBB8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EBFF4" w16cex:dateUtc="2025-11-24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CBB8F8" w16cid:durableId="2CCEBF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D098F" w14:textId="77777777" w:rsidR="00C23748" w:rsidRDefault="00C23748">
      <w:pPr>
        <w:spacing w:after="0" w:line="240" w:lineRule="auto"/>
      </w:pPr>
      <w:r>
        <w:separator/>
      </w:r>
    </w:p>
  </w:endnote>
  <w:endnote w:type="continuationSeparator" w:id="0">
    <w:p w14:paraId="026066FE" w14:textId="77777777" w:rsidR="00C23748" w:rsidRDefault="00C2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A6D98" w14:textId="77777777" w:rsidR="00C23748" w:rsidRDefault="00C23748">
      <w:pPr>
        <w:spacing w:after="0" w:line="240" w:lineRule="auto"/>
      </w:pPr>
      <w:r>
        <w:separator/>
      </w:r>
    </w:p>
  </w:footnote>
  <w:footnote w:type="continuationSeparator" w:id="0">
    <w:p w14:paraId="13EF488F" w14:textId="77777777" w:rsidR="00C23748" w:rsidRDefault="00C23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7"/>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6"/>
  </w:num>
  <w:num w:numId="5">
    <w:abstractNumId w:val="13"/>
  </w:num>
  <w:num w:numId="6">
    <w:abstractNumId w:val="9"/>
  </w:num>
  <w:num w:numId="7">
    <w:abstractNumId w:val="19"/>
  </w:num>
  <w:num w:numId="8">
    <w:abstractNumId w:val="4"/>
  </w:num>
  <w:num w:numId="9">
    <w:abstractNumId w:val="5"/>
  </w:num>
  <w:num w:numId="10">
    <w:abstractNumId w:val="8"/>
  </w:num>
  <w:num w:numId="11">
    <w:abstractNumId w:val="15"/>
  </w:num>
  <w:num w:numId="12">
    <w:abstractNumId w:val="1"/>
  </w:num>
  <w:num w:numId="13">
    <w:abstractNumId w:val="0"/>
  </w:num>
  <w:num w:numId="14">
    <w:abstractNumId w:val="14"/>
  </w:num>
  <w:num w:numId="15">
    <w:abstractNumId w:val="11"/>
  </w:num>
  <w:num w:numId="16">
    <w:abstractNumId w:val="12"/>
  </w:num>
  <w:num w:numId="17">
    <w:abstractNumId w:val="2"/>
  </w:num>
  <w:num w:numId="18">
    <w:abstractNumId w:val="18"/>
  </w:num>
  <w:num w:numId="19">
    <w:abstractNumId w:val="3"/>
  </w:num>
  <w:num w:numId="20">
    <w:abstractNumId w:val="6"/>
  </w:num>
  <w:num w:numId="21">
    <w:abstractNumId w:val="17"/>
  </w:num>
  <w:num w:numId="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Eppler">
    <w15:presenceInfo w15:providerId="None" w15:userId="Laura Eppler"/>
  </w15:person>
  <w15:person w15:author="Gottfried Zimmermann">
    <w15:presenceInfo w15:providerId="Windows Live" w15:userId="89dddc6042953d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67B44"/>
    <w:rsid w:val="00077C15"/>
    <w:rsid w:val="000F6EB4"/>
    <w:rsid w:val="001E479D"/>
    <w:rsid w:val="007A4B3D"/>
    <w:rsid w:val="008222E5"/>
    <w:rsid w:val="00905FCC"/>
    <w:rsid w:val="0093072B"/>
    <w:rsid w:val="009826A1"/>
    <w:rsid w:val="00C23748"/>
    <w:rsid w:val="00D56282"/>
    <w:rsid w:val="00ED26F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Titel"/>
    <w:next w:val="Standard"/>
    <w:link w:val="berschrift1Zchn"/>
    <w:uiPriority w:val="9"/>
    <w:qFormat/>
    <w:pPr>
      <w:spacing w:after="283" w:line="276" w:lineRule="auto"/>
      <w:jc w:val="center"/>
      <w:outlineLvl w:val="0"/>
    </w:pPr>
    <w:rPr>
      <w:rFonts w:ascii="Arial" w:hAnsi="Arial" w:cs="Arial"/>
      <w:sz w:val="44"/>
      <w:szCs w:val="44"/>
    </w:rPr>
  </w:style>
  <w:style w:type="paragraph" w:styleId="berschrift2">
    <w:name w:val="heading 2"/>
    <w:basedOn w:val="Standard"/>
    <w:next w:val="Standard"/>
    <w:link w:val="berschrift2Zchn"/>
    <w:uiPriority w:val="9"/>
    <w:unhideWhenUsed/>
    <w:qFormat/>
    <w:pPr>
      <w:keepNext/>
      <w:keepLines/>
      <w:spacing w:before="160" w:after="80" w:line="360" w:lineRule="auto"/>
      <w:outlineLvl w:val="1"/>
    </w:pPr>
    <w:rPr>
      <w:rFonts w:ascii="Arial" w:eastAsiaTheme="majorEastAsia" w:hAnsi="Arial" w:cs="Arial"/>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line="360" w:lineRule="auto"/>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oc.hdm-stuttgart.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4586</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Merkblatt für Prüflinge</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dc:title>
  <dc:subject/>
  <dc:creator>Knowledge Badge Team</dc:creator>
  <cp:keywords/>
  <dc:description/>
  <cp:lastModifiedBy>Laura Eppler</cp:lastModifiedBy>
  <cp:revision>9</cp:revision>
  <dcterms:created xsi:type="dcterms:W3CDTF">2025-09-17T06:52:00Z</dcterms:created>
  <dcterms:modified xsi:type="dcterms:W3CDTF">2025-11-24T10:30:00Z</dcterms:modified>
</cp:coreProperties>
</file>