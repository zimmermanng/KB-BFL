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6"/>
        <w:pBdr/>
        <w:spacing w:after="567" w:afterAutospacing="0" w:line="240" w:lineRule="auto"/>
        <w:ind/>
        <w:contextualSpacing w:val="true"/>
        <w:rPr>
          <w:lang w:val="de-DE"/>
        </w:rPr>
      </w:pPr>
      <w:r>
        <w:rPr>
          <w:lang w:val="de-DE"/>
        </w:rPr>
      </w:r>
      <w:r>
        <w:rPr>
          <w:lang w:val="de-DE"/>
        </w:rPr>
        <w:t xml:space="preserve">Prüfungsanmeldung - Knowledge Badge "Barrierefrei lehren"</w:t>
      </w:r>
      <w:r>
        <w:rPr>
          <w:lang w:val="de-DE"/>
        </w:rPr>
      </w:r>
      <w:r>
        <w:rPr>
          <w:lang w:val="de-DE"/>
        </w:rPr>
      </w:r>
    </w:p>
    <w:p>
      <w:pPr>
        <w:pBdr/>
        <w:spacing/>
        <w:ind/>
        <w:rPr>
          <w:b/>
          <w:bCs/>
        </w:rPr>
      </w:pPr>
      <w:r>
        <w:rPr>
          <w:b/>
          <w:bCs/>
          <w:lang w:val="de-DE"/>
        </w:rPr>
        <w:t xml:space="preserve">Über dieses Formular können Sie sich zur Prüfung für das Knowledge Badge "Barrierefrei lehren" anmelden.</w:t>
      </w:r>
      <w:r>
        <w:rPr>
          <w:b/>
          <w:bCs/>
        </w:rPr>
      </w:r>
      <w:r>
        <w:rPr>
          <w:b/>
          <w:bCs/>
        </w:rPr>
      </w:r>
    </w:p>
    <w:p>
      <w:pPr>
        <w:pBdr/>
        <w:spacing/>
        <w:ind/>
        <w:rPr>
          <w:color w:val="ff0000"/>
          <w:highlight w:val="none"/>
        </w:rPr>
      </w:pPr>
      <w:r>
        <w:rPr>
          <w:color w:val="ff0000"/>
          <w:lang w:val="de-DE"/>
        </w:rPr>
      </w:r>
      <w:r>
        <w:rPr>
          <w:color w:val="ff0000"/>
          <w:lang w:val="de-DE"/>
        </w:rPr>
        <w:t xml:space="preserve">[Beginn Datenschutzerklärung]</w:t>
      </w:r>
      <w:r>
        <w:rPr>
          <w:color w:val="ff0000"/>
          <w:highlight w:val="none"/>
        </w:rPr>
      </w:r>
      <w:r>
        <w:rPr>
          <w:color w:val="ff0000"/>
          <w:highlight w:val="none"/>
        </w:rPr>
      </w:r>
    </w:p>
    <w:p>
      <w:pPr>
        <w:pBdr/>
        <w:spacing/>
        <w:ind/>
        <w:rPr/>
      </w:pPr>
      <w:r>
        <w:rPr>
          <w:highlight w:val="none"/>
          <w:lang w:val="de-DE"/>
        </w:rPr>
        <w:t xml:space="preserve">I</w:t>
      </w:r>
      <w:r>
        <w:rPr>
          <w:highlight w:val="none"/>
          <w:lang w:val="de-DE"/>
        </w:rPr>
        <w:t xml:space="preserve">m Rahmen der Prüfungsanmeldung zum Knowledge Badge erheben und verarbeiten wir personenbezogene Daten. Verantwortlich für die Datenverarbeitung ist das Knowledge Badge Team. Zweck der Datenerhebung ist die Organisation, Durchführung, Bewertung und Bestätig</w:t>
      </w:r>
      <w:r>
        <w:rPr>
          <w:highlight w:val="none"/>
          <w:lang w:val="de-DE"/>
        </w:rPr>
        <w:t xml:space="preserve">ung der Prüfung. Die Verarbeitung erfolgt gemäß den gesetzlichen Datenschutzvorschriften und dient ausschließlich der Prüfungsteilnahme und Bereitstellung </w:t>
      </w:r>
      <w:r>
        <w:rPr>
          <w:color w:val="00b050"/>
          <w:highlight w:val="none"/>
          <w:lang w:val="de-DE"/>
        </w:rPr>
        <w:t xml:space="preserve">einer Bescheinigung und </w:t>
      </w:r>
      <w:r>
        <w:rPr>
          <w:highlight w:val="none"/>
          <w:lang w:val="de-DE"/>
        </w:rPr>
        <w:t xml:space="preserve">eines </w:t>
      </w:r>
      <w:r>
        <w:rPr>
          <w:color w:val="00b050"/>
          <w:highlight w:val="none"/>
          <w:lang w:val="de-DE"/>
        </w:rPr>
        <w:t xml:space="preserve">digitalen </w:t>
      </w:r>
      <w:r>
        <w:rPr>
          <w:highlight w:val="none"/>
          <w:lang w:val="de-DE"/>
        </w:rPr>
        <w:t xml:space="preserve">Badges (</w:t>
      </w:r>
      <w:r>
        <w:rPr>
          <w:color w:val="00b050"/>
          <w:highlight w:val="none"/>
          <w:lang w:val="de-DE"/>
        </w:rPr>
        <w:t xml:space="preserve">Bescheinigung </w:t>
      </w:r>
      <w:r>
        <w:rPr>
          <w:color w:val="00b050"/>
          <w:highlight w:val="none"/>
          <w:lang w:val="de-DE"/>
        </w:rPr>
        <w:t xml:space="preserve">und </w:t>
      </w:r>
      <w:r>
        <w:rPr>
          <w:highlight w:val="none"/>
          <w:lang w:val="de-DE"/>
        </w:rPr>
        <w:t xml:space="preserve">Badge nur im Erfolgsfall).</w:t>
      </w:r>
      <w:r/>
    </w:p>
    <w:p>
      <w:pPr>
        <w:pBdr/>
        <w:spacing/>
        <w:ind/>
        <w:rPr/>
      </w:pPr>
      <w:r>
        <w:rPr>
          <w:highlight w:val="none"/>
          <w:lang w:val="de-DE"/>
        </w:rPr>
        <w:t xml:space="preserve">Die Daten werden sicher gespeichert und nur so lange aufbewahrt, wie es für die </w:t>
      </w:r>
      <w:ins w:id="0" w:author="Zimmermann Gottfried" w:date="2025-06-24T05:23:12Z" oouserid="oc8w8qnihsjn_zimmermanng">
        <w:r>
          <w:rPr>
            <w:highlight w:val="none"/>
            <w:lang w:val="de-DE"/>
          </w:rPr>
          <w:t xml:space="preserve">Organisation, </w:t>
        </w:r>
      </w:ins>
      <w:r>
        <w:rPr>
          <w:highlight w:val="none"/>
          <w:lang w:val="de-DE"/>
        </w:rPr>
        <w:t xml:space="preserve">Durchführung</w:t>
      </w:r>
      <w:ins w:id="1" w:author="Zimmermann Gottfried" w:date="2025-06-24T05:23:30Z" oouserid="oc8w8qnihsjn_zimmermanng">
        <w:r>
          <w:rPr>
            <w:highlight w:val="none"/>
            <w:lang w:val="de-DE"/>
          </w:rPr>
          <w:t xml:space="preserve">, Bewertung und nachträgliche Bestätigung</w:t>
        </w:r>
      </w:ins>
      <w:r>
        <w:rPr>
          <w:highlight w:val="none"/>
          <w:lang w:val="de-DE"/>
        </w:rPr>
        <w:t xml:space="preserve"> der Prüfung sowie zur Erfüllung gesetzlicher Vorgaben erforderlich ist. </w:t>
      </w:r>
      <w:r>
        <w:rPr>
          <w:strike/>
          <w:highlight w:val="none"/>
          <w:lang w:val="de-DE"/>
        </w:rPr>
      </w:r>
      <w:commentRangeStart w:id="0"/>
      <w:commentRangeStart w:id="1"/>
      <w:r>
        <w:rPr>
          <w:strike/>
          <w:highlight w:val="none"/>
          <w:lang w:val="de-DE"/>
        </w:rPr>
        <w:t xml:space="preserve">Wenn Sie die Prüfung bestehen, werden Ihre Kontaktdaten an IAAP Global (Teams 365 und AWS Se</w:t>
      </w:r>
      <w:r>
        <w:rPr>
          <w:strike/>
          <w:highlight w:val="none"/>
          <w:lang w:val="de-DE"/>
        </w:rPr>
        <w:t xml:space="preserve">rver außerhalb der EU) und Credly (Server außerhalb der EU) weitergegeben, um Ihnen ein digitales Badge verleihen zu können.</w:t>
      </w:r>
      <w:r>
        <w:rPr>
          <w:highlight w:val="none"/>
          <w:lang w:val="de-DE"/>
        </w:rPr>
        <w:t xml:space="preserve"> </w:t>
      </w:r>
      <w:commentRangeEnd w:id="0"/>
      <w:commentRangeEnd w:id="1"/>
      <w:r>
        <w:commentReference w:id="0"/>
        <w:commentReference w:id="1"/>
      </w:r>
      <w:r>
        <w:rPr>
          <w:highlight w:val="none"/>
          <w:lang w:val="de-DE"/>
        </w:rPr>
        <w:t xml:space="preserve">Ihre Daten werden darüber hinaus nicht an Dritte weitergegeben, es sei denn, dies ist gesetzlich vorgeschrieben oder zur Prüfung erf</w:t>
      </w:r>
      <w:r>
        <w:rPr>
          <w:highlight w:val="none"/>
          <w:lang w:val="de-DE"/>
        </w:rPr>
        <w:t xml:space="preserve">orderlich.</w:t>
      </w:r>
      <w:r/>
    </w:p>
    <w:p>
      <w:pPr>
        <w:pBdr/>
        <w:spacing/>
        <w:ind/>
        <w:rPr>
          <w:highlight w:val="none"/>
          <w:lang w:val="de-DE"/>
        </w:rPr>
      </w:pPr>
      <w:r>
        <w:rPr>
          <w:highlight w:val="none"/>
          <w:lang w:val="de-DE"/>
        </w:rPr>
        <w:t xml:space="preserve">Mit dem Absenden dieses Formulars stimmen Sie der hier aufgeführten Datenschutzerklärung zu. Zur Ausübung Ihrer Rechte (Auskunft, Korrektur, Löschung, Widerruf, etc.) oder bei Fragen wenden Sie sich gerne an das Knowledge</w:t>
      </w:r>
      <w:ins w:id="2" w:author="Zimmermann Gottfried" w:date="2025-06-24T05:23:53Z" oouserid="oc8w8qnihsjn_zimmermanng">
        <w:r>
          <w:rPr>
            <w:highlight w:val="none"/>
            <w:lang w:val="de-DE"/>
          </w:rPr>
          <w:t xml:space="preserve"> </w:t>
        </w:r>
      </w:ins>
      <w:del w:id="3" w:author="Zimmermann Gottfried" w:date="2025-06-24T05:23:53Z" oouserid="oc8w8qnihsjn_zimmermanng">
        <w:r>
          <w:rPr>
            <w:highlight w:val="none"/>
            <w:lang w:val="de-DE"/>
          </w:rPr>
          <w:delText xml:space="preserve">-</w:delText>
        </w:r>
      </w:del>
      <w:r>
        <w:rPr>
          <w:highlight w:val="none"/>
          <w:lang w:val="de-DE"/>
        </w:rPr>
        <w:t xml:space="preserve">Badge</w:t>
      </w:r>
      <w:ins w:id="4" w:author="Zimmermann Gottfried" w:date="2025-06-24T05:23:51Z" oouserid="oc8w8qnihsjn_zimmermanng">
        <w:r>
          <w:rPr>
            <w:highlight w:val="none"/>
            <w:lang w:val="de-DE"/>
          </w:rPr>
          <w:t xml:space="preserve"> </w:t>
        </w:r>
      </w:ins>
      <w:del w:id="5" w:author="Zimmermann Gottfried" w:date="2025-06-24T05:23:52Z" oouserid="oc8w8qnihsjn_zimmermanng">
        <w:r>
          <w:rPr>
            <w:highlight w:val="none"/>
            <w:lang w:val="de-DE"/>
          </w:rPr>
          <w:delText xml:space="preserve">-</w:delText>
        </w:r>
      </w:del>
      <w:r>
        <w:rPr>
          <w:highlight w:val="none"/>
          <w:lang w:val="de-DE"/>
        </w:rPr>
        <w:t xml:space="preserve">Team unter </w:t>
      </w:r>
      <w:hyperlink r:id="rId10" w:tooltip="mailto:bf-lehren@hdm-stuttgart.de." w:history="1">
        <w:r>
          <w:rPr>
            <w:rStyle w:val="922"/>
            <w:highlight w:val="none"/>
            <w:lang w:val="de-DE"/>
          </w:rPr>
          <w:t xml:space="preserve">bf-lehren@hdm-stut</w:t>
        </w:r>
        <w:r>
          <w:rPr>
            <w:rStyle w:val="922"/>
            <w:highlight w:val="none"/>
            <w:lang w:val="de-DE"/>
          </w:rPr>
          <w:t xml:space="preserve">tgart.de.</w:t>
        </w:r>
        <w:r>
          <w:rPr>
            <w:rStyle w:val="922"/>
          </w:rPr>
        </w:r>
        <w:r>
          <w:rPr>
            <w:rStyle w:val="922"/>
            <w:highlight w:val="none"/>
            <w:lang w:val="de-DE"/>
          </w:rPr>
        </w:r>
        <w:r>
          <w:rPr>
            <w:rStyle w:val="922"/>
            <w:highlight w:val="none"/>
            <w:lang w:val="de-DE"/>
          </w:rPr>
        </w:r>
      </w:hyperlink>
      <w:r>
        <w:rPr>
          <w:highlight w:val="none"/>
          <w:lang w:val="de-DE"/>
        </w:rPr>
      </w:r>
      <w:r>
        <w:rPr>
          <w:highlight w:val="none"/>
          <w:lang w:val="de-DE"/>
        </w:rPr>
      </w:r>
    </w:p>
    <w:p>
      <w:pPr>
        <w:pBdr/>
        <w:spacing/>
        <w:ind/>
        <w:rPr>
          <w:color w:val="ff0000"/>
        </w:rPr>
      </w:pPr>
      <w:r>
        <w:rPr>
          <w:color w:val="ff0000"/>
          <w:highlight w:val="none"/>
          <w:lang w:val="de-DE"/>
        </w:rPr>
      </w:r>
      <w:r>
        <w:rPr>
          <w:color w:val="ff0000"/>
          <w:highlight w:val="none"/>
          <w:lang w:val="de-DE"/>
        </w:rPr>
        <w:t xml:space="preserve">[Ende Datenschutzerklärung]</w:t>
      </w:r>
      <w:r>
        <w:rPr>
          <w:color w:val="ff0000"/>
        </w:rPr>
      </w:r>
      <w:r>
        <w:rPr>
          <w:color w:val="ff0000"/>
        </w:rPr>
      </w:r>
    </w:p>
    <w:p>
      <w:pPr>
        <w:pBdr/>
        <w:spacing/>
        <w:ind/>
        <w:rPr>
          <w:highlight w:val="none"/>
          <w:lang w:val="de-DE"/>
        </w:rPr>
      </w:pPr>
      <w:r>
        <w:rPr>
          <w:b/>
          <w:bCs/>
          <w:highlight w:val="none"/>
          <w:lang w:val="de-DE"/>
        </w:rPr>
        <w:t xml:space="preserve">Vorname</w:t>
      </w:r>
      <w:r>
        <w:rPr>
          <w:highlight w:val="none"/>
          <w:lang w:val="de-DE"/>
        </w:rPr>
        <w:t xml:space="preserve">:*</w:t>
      </w:r>
      <w:r>
        <w:rPr>
          <w:highlight w:val="none"/>
          <w:lang w:val="de-DE"/>
        </w:rPr>
      </w:r>
      <w:r>
        <w:rPr>
          <w:highlight w:val="none"/>
          <w:lang w:val="de-DE"/>
        </w:rPr>
      </w:r>
    </w:p>
    <w:p>
      <w:pPr>
        <w:pBdr/>
        <w:spacing/>
        <w:ind/>
        <w:rPr>
          <w:highlight w:val="none"/>
          <w:lang w:val="de-DE"/>
        </w:rPr>
      </w:pPr>
      <w:r>
        <w:rPr>
          <w:b/>
          <w:bCs/>
          <w:highlight w:val="none"/>
          <w:lang w:val="de-DE"/>
        </w:rPr>
        <w:t xml:space="preserve">Nachname</w:t>
      </w:r>
      <w:r>
        <w:rPr>
          <w:highlight w:val="none"/>
          <w:lang w:val="de-DE"/>
        </w:rPr>
        <w:t xml:space="preserve">:*</w:t>
      </w:r>
      <w:r>
        <w:rPr>
          <w:highlight w:val="none"/>
          <w:lang w:val="de-DE"/>
        </w:rPr>
      </w:r>
      <w:r>
        <w:rPr>
          <w:highlight w:val="none"/>
          <w:lang w:val="de-DE"/>
        </w:rPr>
      </w:r>
    </w:p>
    <w:p>
      <w:pPr>
        <w:pBdr/>
        <w:spacing/>
        <w:ind/>
        <w:rPr>
          <w:highlight w:val="none"/>
          <w:lang w:val="de-DE"/>
        </w:rPr>
      </w:pPr>
      <w:r>
        <w:rPr>
          <w:b/>
          <w:bCs/>
          <w:highlight w:val="none"/>
          <w:lang w:val="de-DE"/>
        </w:rPr>
        <w:t xml:space="preserve">Geburtsdatum</w:t>
      </w:r>
      <w:r>
        <w:rPr>
          <w:b/>
          <w:bCs/>
          <w:highlight w:val="none"/>
          <w:lang w:val="de-DE"/>
        </w:rPr>
        <w:t xml:space="preserve"> (tt.mm.jjjj):</w:t>
      </w:r>
      <w:r>
        <w:rPr>
          <w:highlight w:val="none"/>
          <w:lang w:val="de-DE"/>
        </w:rPr>
        <w:t xml:space="preserve">*</w:t>
      </w:r>
      <w:r>
        <w:rPr>
          <w:highlight w:val="none"/>
          <w:lang w:val="de-DE"/>
        </w:rPr>
      </w:r>
      <w:r>
        <w:rPr>
          <w:highlight w:val="none"/>
          <w:lang w:val="de-DE"/>
        </w:rPr>
      </w:r>
    </w:p>
    <w:p>
      <w:pPr>
        <w:pBdr/>
        <w:spacing/>
        <w:ind/>
        <w:rPr>
          <w:highlight w:val="none"/>
          <w:lang w:val="de-DE"/>
        </w:rPr>
      </w:pPr>
      <w:r>
        <w:rPr>
          <w:b/>
          <w:bCs/>
          <w:highlight w:val="none"/>
          <w:lang w:val="de-DE"/>
        </w:rPr>
        <w:t xml:space="preserve">E-Mail</w:t>
      </w:r>
      <w:r>
        <w:rPr>
          <w:highlight w:val="none"/>
          <w:lang w:val="de-DE"/>
        </w:rPr>
        <w:t xml:space="preserve">:*</w:t>
      </w:r>
      <w:r>
        <w:rPr>
          <w:highlight w:val="none"/>
          <w:lang w:val="de-DE"/>
        </w:rPr>
      </w:r>
      <w:r>
        <w:rPr>
          <w:highlight w:val="none"/>
          <w:lang w:val="de-DE"/>
        </w:rPr>
      </w:r>
    </w:p>
    <w:p>
      <w:pPr>
        <w:pBdr/>
        <w:spacing/>
        <w:ind/>
        <w:rPr>
          <w:highlight w:val="none"/>
          <w:lang w:val="de-DE"/>
        </w:rPr>
      </w:pPr>
      <w:r>
        <w:rPr>
          <w:b/>
          <w:bCs/>
          <w:highlight w:val="none"/>
          <w:lang w:val="de-DE"/>
        </w:rPr>
        <w:t xml:space="preserve">Telefonnummer</w:t>
      </w:r>
      <w:r>
        <w:rPr>
          <w:highlight w:val="none"/>
          <w:lang w:val="de-DE"/>
        </w:rPr>
        <w:t xml:space="preserve">:</w:t>
      </w:r>
      <w:r>
        <w:rPr>
          <w:highlight w:val="none"/>
          <w:lang w:val="de-DE"/>
        </w:rPr>
      </w:r>
      <w:r>
        <w:rPr>
          <w:highlight w:val="none"/>
          <w:lang w:val="de-DE"/>
        </w:rPr>
      </w:r>
    </w:p>
    <w:p>
      <w:pPr>
        <w:pBdr/>
        <w:spacing/>
        <w:ind/>
        <w:rPr>
          <w:b w:val="0"/>
          <w:bCs w:val="0"/>
          <w:highlight w:val="none"/>
          <w:lang w:val="de-DE"/>
        </w:rPr>
      </w:pPr>
      <w:r>
        <w:rPr>
          <w:b/>
          <w:bCs/>
          <w:highlight w:val="none"/>
          <w:lang w:val="de-DE"/>
        </w:rPr>
        <w:t xml:space="preserve">Organisation</w:t>
      </w:r>
      <w:r>
        <w:rPr>
          <w:b w:val="0"/>
          <w:bCs w:val="0"/>
          <w:highlight w:val="none"/>
          <w:lang w:val="de-DE"/>
        </w:rPr>
        <w:t xml:space="preserve">:</w:t>
      </w:r>
      <w:r>
        <w:rPr>
          <w:b w:val="0"/>
          <w:bCs w:val="0"/>
          <w:highlight w:val="none"/>
          <w:lang w:val="de-DE"/>
        </w:rPr>
      </w:r>
      <w:r>
        <w:rPr>
          <w:b w:val="0"/>
          <w:bCs w:val="0"/>
          <w:highlight w:val="none"/>
          <w:lang w:val="de-DE"/>
        </w:rPr>
      </w:r>
    </w:p>
    <w:p>
      <w:pPr>
        <w:pBdr/>
        <w:spacing/>
        <w:ind/>
        <w:rPr>
          <w:highlight w:val="none"/>
          <w:lang w:val="de-DE"/>
        </w:rPr>
      </w:pPr>
      <w:r>
        <w:rPr>
          <w:b/>
          <w:bCs/>
          <w:highlight w:val="none"/>
          <w:lang w:val="de-DE"/>
        </w:rPr>
        <w:t xml:space="preserve">Sind Sie Mitglied der IAAP?</w:t>
      </w:r>
      <w:r>
        <w:rPr>
          <w:highlight w:val="none"/>
          <w:lang w:val="de-DE"/>
        </w:rPr>
      </w:r>
      <w:r>
        <w:rPr>
          <w:highlight w:val="none"/>
          <w:lang w:val="de-DE"/>
        </w:rPr>
      </w:r>
    </w:p>
    <w:p>
      <w:pPr>
        <w:pBdr/>
        <w:spacing/>
        <w:ind/>
        <w:rPr>
          <w:highlight w:val="none"/>
          <w:lang w:val="de-DE"/>
        </w:rPr>
      </w:pPr>
      <w:r>
        <w:rPr>
          <w:highlight w:val="none"/>
          <w:lang w:val="de-DE"/>
        </w:rPr>
      </w:r>
      <w:r>
        <w:rPr>
          <w:highlight w:val="none"/>
          <w:lang w:val="de-DE"/>
        </w:rPr>
        <w:t xml:space="preserve">Eine IAAP-Mitgliedschaft ist nicht erforderlich, um an der Knowledge Badge</w:t>
      </w:r>
      <w:del w:id="6" w:author="Zimmermann Gottfried" w:date="2025-06-24T05:24:11Z" oouserid="oc8w8qnihsjn_zimmermanng">
        <w:r>
          <w:rPr>
            <w:highlight w:val="none"/>
            <w:lang w:val="de-DE"/>
          </w:rPr>
          <w:delText xml:space="preserve">-</w:delText>
        </w:r>
      </w:del>
      <w:ins w:id="7" w:author="Zimmermann Gottfried" w:date="2025-06-24T05:24:12Z" oouserid="oc8w8qnihsjn_zimmermanng">
        <w:r>
          <w:rPr>
            <w:highlight w:val="none"/>
            <w:lang w:val="de-DE"/>
          </w:rPr>
          <w:t xml:space="preserve"> </w:t>
        </w:r>
      </w:ins>
      <w:r>
        <w:rPr>
          <w:highlight w:val="none"/>
          <w:lang w:val="de-DE"/>
        </w:rPr>
        <w:t xml:space="preserve">Prüfung teilzunehmen.</w:t>
      </w:r>
      <w:r>
        <w:rPr>
          <w:highlight w:val="none"/>
          <w:lang w:val="de-DE"/>
        </w:rPr>
      </w:r>
      <w:r>
        <w:rPr>
          <w:highlight w:val="none"/>
          <w:lang w:val="de-DE"/>
        </w:rPr>
      </w:r>
    </w:p>
    <w:p>
      <w:pPr>
        <w:pStyle w:val="930"/>
        <w:numPr>
          <w:ilvl w:val="0"/>
          <w:numId w:val="4"/>
        </w:numPr>
        <w:pBdr/>
        <w:spacing/>
        <w:ind/>
        <w:rPr>
          <w:highlight w:val="none"/>
          <w:lang w:val="de-DE"/>
        </w:rPr>
      </w:pPr>
      <w:r>
        <w:rPr>
          <w:highlight w:val="none"/>
          <w:lang w:val="de-DE"/>
        </w:rPr>
        <w:t xml:space="preserve">Ja </w:t>
      </w:r>
      <w:r>
        <w:rPr>
          <w:highlight w:val="none"/>
          <w:lang w:val="de-DE"/>
        </w:rPr>
      </w:r>
      <w:r>
        <w:rPr>
          <w:highlight w:val="none"/>
          <w:lang w:val="de-DE"/>
        </w:rPr>
      </w:r>
    </w:p>
    <w:p>
      <w:pPr>
        <w:pStyle w:val="930"/>
        <w:numPr>
          <w:ilvl w:val="1"/>
          <w:numId w:val="4"/>
        </w:numPr>
        <w:pBdr/>
        <w:spacing/>
        <w:ind/>
        <w:rPr>
          <w:color w:val="a6a6a6" w:themeColor="background1" w:themeShade="A6"/>
          <w:highlight w:val="none"/>
        </w:rPr>
      </w:pPr>
      <w:r>
        <w:rPr>
          <w:color w:val="a6a6a6" w:themeColor="background1" w:themeShade="A6"/>
          <w:highlight w:val="none"/>
          <w:lang w:val="de-DE"/>
        </w:rPr>
      </w:r>
      <w:commentRangeStart w:id="2"/>
      <w:r>
        <w:rPr>
          <w:color w:val="a6a6a6" w:themeColor="background1" w:themeShade="A6"/>
          <w:highlight w:val="none"/>
          <w:lang w:val="de-DE"/>
        </w:rPr>
        <w:t xml:space="preserve">Wenn Sie Mitglied der IAAP sind, geben Sie bitte Ihre IAAP-Contact-ID-Nummer an. Die Contact ID-Nummer finden Sie, wenn Sie sich auf der IAAP-Website einloggen. Ihre Contact ID befindet sich oben auf der Seite. </w:t>
      </w:r>
      <w:del w:id="8" w:author="Zimmermann Gottfried" w:date="2025-06-24T05:24:35Z" oouserid="oc8w8qnihsjn_zimmermanng">
        <w:r>
          <w:rPr>
            <w:color w:val="a6a6a6" w:themeColor="background1" w:themeShade="A6"/>
            <w:highlight w:val="none"/>
            <w:lang w:val="de-DE"/>
          </w:rPr>
          <w:delText xml:space="preserve">Bitte beachten Sie: Eine IAAP-Mitgliedschaft </w:delText>
        </w:r>
      </w:del>
      <w:del w:id="9" w:author="Zimmermann Gottfried" w:date="2025-06-24T05:24:35Z" oouserid="oc8w8qnihsjn_zimmermanng">
        <w:r>
          <w:rPr>
            <w:color w:val="a6a6a6" w:themeColor="background1" w:themeShade="A6"/>
            <w:highlight w:val="none"/>
            <w:lang w:val="de-DE"/>
          </w:rPr>
          <w:delText xml:space="preserve">ist nicht erforderlich, um an der Knowledge Badge-Prüfung teilzunehmen. </w:delText>
        </w:r>
      </w:del>
      <w:r>
        <w:rPr>
          <w:color w:val="a6a6a6" w:themeColor="background1" w:themeShade="A6"/>
          <w:highlight w:val="none"/>
          <w:lang w:val="de-DE"/>
        </w:rPr>
        <w:t xml:space="preserve">—&gt; IAAP-Contact-ID-Nummer: _____</w:t>
      </w:r>
      <w:r>
        <w:rPr>
          <w:color w:val="a6a6a6" w:themeColor="background1" w:themeShade="A6"/>
          <w:highlight w:val="none"/>
          <w:lang w:val="de-DE"/>
        </w:rPr>
      </w:r>
      <w:commentRangeEnd w:id="2"/>
      <w:r>
        <w:commentReference w:id="2"/>
      </w:r>
      <w:r>
        <w:rPr>
          <w:color w:val="a6a6a6" w:themeColor="background1" w:themeShade="A6"/>
          <w:highlight w:val="none"/>
        </w:rPr>
      </w:r>
      <w:r>
        <w:rPr>
          <w:color w:val="a6a6a6" w:themeColor="background1" w:themeShade="A6"/>
          <w:highlight w:val="none"/>
        </w:rPr>
      </w:r>
    </w:p>
    <w:p>
      <w:pPr>
        <w:pStyle w:val="930"/>
        <w:numPr>
          <w:ilvl w:val="0"/>
          <w:numId w:val="3"/>
        </w:numPr>
        <w:pBdr/>
        <w:spacing/>
        <w:ind/>
        <w:rPr>
          <w:highlight w:val="none"/>
          <w:lang w:val="de-DE"/>
        </w:rPr>
      </w:pPr>
      <w:r>
        <w:rPr>
          <w:highlight w:val="none"/>
          <w:lang w:val="de-DE"/>
        </w:rPr>
        <w:t xml:space="preserve">Nein</w:t>
      </w:r>
      <w:r>
        <w:rPr>
          <w:highlight w:val="none"/>
          <w:lang w:val="de-DE"/>
        </w:rPr>
      </w:r>
      <w:r>
        <w:rPr>
          <w:highlight w:val="none"/>
          <w:lang w:val="de-DE"/>
        </w:rPr>
      </w:r>
    </w:p>
    <w:p>
      <w:pPr>
        <w:pBdr/>
        <w:spacing/>
        <w:ind/>
        <w:rPr>
          <w:b/>
          <w:bCs/>
          <w:highlight w:val="none"/>
          <w:lang w:val="de-DE"/>
        </w:rPr>
      </w:pPr>
      <w:r>
        <w:rPr>
          <w:b/>
          <w:bCs/>
          <w:highlight w:val="none"/>
          <w:lang w:val="de-DE"/>
        </w:rPr>
        <w:t xml:space="preserve">Möchten Sie in der IAAP D-A-CH Expertendatenbank aufgenommen werden?</w:t>
      </w:r>
      <w:r>
        <w:rPr>
          <w:b/>
          <w:bCs/>
          <w:highlight w:val="none"/>
          <w:lang w:val="de-DE"/>
        </w:rPr>
        <w:t xml:space="preserve">*</w:t>
      </w:r>
      <w:r>
        <w:rPr>
          <w:b/>
          <w:bCs/>
          <w:highlight w:val="none"/>
          <w:lang w:val="de-DE"/>
        </w:rPr>
      </w:r>
      <w:r>
        <w:rPr>
          <w:b/>
          <w:bCs/>
          <w:highlight w:val="none"/>
          <w:lang w:val="de-DE"/>
        </w:rPr>
      </w:r>
    </w:p>
    <w:p>
      <w:pPr>
        <w:pBdr/>
        <w:spacing/>
        <w:ind/>
        <w:rPr>
          <w:b w:val="0"/>
          <w:bCs w:val="0"/>
          <w:highlight w:val="none"/>
          <w:lang w:val="de-DE"/>
        </w:rPr>
      </w:pPr>
      <w:r>
        <w:rPr>
          <w:b w:val="0"/>
          <w:bCs w:val="0"/>
          <w:highlight w:val="none"/>
          <w:lang w:val="de-DE"/>
        </w:rPr>
      </w:r>
      <w:r>
        <w:rPr>
          <w:b w:val="0"/>
          <w:bCs w:val="0"/>
          <w:highlight w:val="none"/>
          <w:lang w:val="de-DE"/>
        </w:rPr>
        <w:t xml:space="preserve">Mit Bestehen der Prüfung haben Sie zukünftig die Möglichkeit in der IAAP­ D-A-CH Expertendatenbank vermerkt zu werden. Bitte geben Sie an, ob Sie das möchten.</w:t>
      </w:r>
      <w:r>
        <w:rPr>
          <w:b w:val="0"/>
          <w:bCs w:val="0"/>
          <w:highlight w:val="none"/>
          <w:lang w:val="de-DE"/>
        </w:rPr>
      </w:r>
      <w:r>
        <w:rPr>
          <w:b w:val="0"/>
          <w:bCs w:val="0"/>
          <w:highlight w:val="none"/>
          <w:lang w:val="de-DE"/>
        </w:rPr>
      </w:r>
    </w:p>
    <w:p>
      <w:pPr>
        <w:pStyle w:val="930"/>
        <w:numPr>
          <w:ilvl w:val="0"/>
          <w:numId w:val="12"/>
        </w:numPr>
        <w:pBdr/>
        <w:spacing/>
        <w:ind/>
        <w:rPr>
          <w:highlight w:val="none"/>
          <w:lang w:val="de-DE"/>
        </w:rPr>
      </w:pPr>
      <w:r>
        <w:rPr>
          <w:highlight w:val="none"/>
          <w:lang w:val="de-DE"/>
        </w:rPr>
      </w:r>
      <w:r>
        <w:rPr>
          <w:highlight w:val="none"/>
          <w:lang w:val="de-DE"/>
        </w:rPr>
        <w:t xml:space="preserve">Ja, ich möchte in der IAAP D-A-CH Expertendatenbank vermerkt werden.</w:t>
      </w:r>
      <w:ins w:id="10" w:author="Zimmermann Gottfried" w:date="2025-06-24T05:25:36Z" oouserid="oc8w8qnihsjn_zimmermanng">
        <w:r>
          <w:rPr>
            <w:highlight w:val="none"/>
            <w:lang w:val="de-DE"/>
          </w:rPr>
          <w:t xml:space="preserve"> Ich willige ein, dass meine personenbezogenen Daten dort für unbestimmte Zeit gespeichert werden. Diese Einwilligung kann ich jederzeit über </w:t>
        </w:r>
      </w:ins>
      <w:commentRangeStart w:id="3"/>
      <w:ins w:id="11" w:author="Zimmermann Gottfried" w:date="2025-06-24T05:26:14Z" oouserid="oc8w8qnihsjn_zimmermanng">
        <w:r/>
      </w:ins>
      <w:hyperlink r:id="rId11" w:tooltip="http://kontakt@iaap-dach.org" w:history="1">
        <w:ins w:id="12" w:author="Zimmermann Gottfried" w:date="2025-06-24T05:25:36Z" oouserid="oc8w8qnihsjn_zimmermanng">
          <w:r>
            <w:rPr>
              <w:rStyle w:val="922"/>
              <w:highlight w:val="none"/>
              <w:lang w:val="de-DE"/>
            </w:rPr>
            <w:t xml:space="preserve">kontakt@iaap-dach.org</w:t>
          </w:r>
        </w:ins>
      </w:hyperlink>
      <w:commentRangeEnd w:id="3"/>
      <w:r>
        <w:commentReference w:id="3"/>
      </w:r>
      <w:ins w:id="13" w:author="Zimmermann Gottfried" w:date="2025-06-24T05:25:37Z" oouserid="oc8w8qnihsjn_zimmermanng">
        <w:r>
          <w:rPr>
            <w:highlight w:val="none"/>
            <w:lang w:val="de-DE"/>
          </w:rPr>
          <w:t xml:space="preserve"> widerrufen.</w:t>
        </w:r>
      </w:ins>
      <w:r>
        <w:rPr>
          <w:highlight w:val="none"/>
          <w:lang w:val="de-DE"/>
        </w:rPr>
      </w:r>
      <w:r>
        <w:rPr>
          <w:highlight w:val="none"/>
          <w:lang w:val="de-DE"/>
        </w:rPr>
      </w:r>
    </w:p>
    <w:p>
      <w:pPr>
        <w:pStyle w:val="930"/>
        <w:numPr>
          <w:ilvl w:val="0"/>
          <w:numId w:val="12"/>
        </w:numPr>
        <w:pBdr/>
        <w:spacing/>
        <w:ind/>
        <w:rPr>
          <w:highlight w:val="none"/>
          <w:lang w:val="de-DE"/>
        </w:rPr>
      </w:pPr>
      <w:r>
        <w:rPr>
          <w:highlight w:val="none"/>
          <w:lang w:val="de-DE"/>
        </w:rPr>
      </w:r>
      <w:r>
        <w:rPr>
          <w:highlight w:val="none"/>
          <w:lang w:val="de-DE"/>
        </w:rPr>
        <w:t xml:space="preserve">Nein, ich möchte nicht in der IAAP D-A-CH Expertendatenbank vermerkt werden.</w:t>
      </w:r>
      <w:r>
        <w:rPr>
          <w:highlight w:val="none"/>
          <w:lang w:val="de-DE"/>
        </w:rPr>
      </w:r>
      <w:r>
        <w:rPr>
          <w:highlight w:val="none"/>
          <w:lang w:val="de-DE"/>
        </w:rPr>
      </w:r>
    </w:p>
    <w:p>
      <w:pPr>
        <w:pBdr/>
        <w:spacing/>
        <w:ind/>
        <w:rPr>
          <w:b/>
          <w:bCs/>
          <w:highlight w:val="none"/>
          <w:lang w:val="de-DE"/>
        </w:rPr>
      </w:pPr>
      <w:r>
        <w:rPr>
          <w:b/>
          <w:bCs/>
          <w:highlight w:val="none"/>
          <w:lang w:val="de-DE"/>
        </w:rPr>
        <w:t xml:space="preserve">Wo und wann möchten Sie die Prüfung ablegen?</w:t>
      </w:r>
      <w:r>
        <w:rPr>
          <w:b/>
          <w:bCs/>
          <w:highlight w:val="none"/>
          <w:lang w:val="de-DE"/>
        </w:rPr>
        <w:t xml:space="preserve">*</w:t>
      </w:r>
      <w:r>
        <w:rPr>
          <w:b/>
          <w:bCs/>
          <w:highlight w:val="none"/>
          <w:lang w:val="de-DE"/>
        </w:rPr>
      </w:r>
      <w:r>
        <w:rPr>
          <w:b/>
          <w:bCs/>
          <w:highlight w:val="none"/>
          <w:lang w:val="de-DE"/>
        </w:rPr>
      </w:r>
    </w:p>
    <w:p>
      <w:pPr>
        <w:pBdr/>
        <w:spacing/>
        <w:ind/>
        <w:rPr>
          <w:b w:val="0"/>
          <w:bCs w:val="0"/>
          <w:highlight w:val="none"/>
          <w:lang w:val="de-DE"/>
        </w:rPr>
      </w:pPr>
      <w:r>
        <w:rPr>
          <w:b w:val="0"/>
          <w:bCs w:val="0"/>
          <w:highlight w:val="none"/>
          <w:lang w:val="de-DE"/>
        </w:rPr>
        <w:t xml:space="preserve">Bitte wählen</w:t>
      </w:r>
      <w:r>
        <w:rPr>
          <w:b w:val="0"/>
          <w:bCs w:val="0"/>
          <w:highlight w:val="none"/>
          <w:lang w:val="de-DE"/>
        </w:rPr>
        <w:t xml:space="preserve"> Sie einen Prüfungsort und -termin aus der folgenden Liste aus.</w:t>
      </w:r>
      <w:r>
        <w:rPr>
          <w:b w:val="0"/>
          <w:bCs w:val="0"/>
          <w:highlight w:val="none"/>
          <w:lang w:val="de-DE"/>
        </w:rPr>
      </w:r>
      <w:r>
        <w:rPr>
          <w:b w:val="0"/>
          <w:bCs w:val="0"/>
          <w:highlight w:val="none"/>
          <w:lang w:val="de-DE"/>
        </w:rPr>
      </w:r>
    </w:p>
    <w:p>
      <w:pPr>
        <w:pStyle w:val="930"/>
        <w:numPr>
          <w:ilvl w:val="0"/>
          <w:numId w:val="13"/>
        </w:numPr>
        <w:pBdr/>
        <w:spacing/>
        <w:ind/>
        <w:rPr>
          <w:b w:val="0"/>
          <w:bCs w:val="0"/>
          <w:highlight w:val="none"/>
          <w:lang w:val="de-DE"/>
        </w:rPr>
      </w:pPr>
      <w:r>
        <w:rPr>
          <w:b w:val="0"/>
          <w:bCs w:val="0"/>
          <w:highlight w:val="none"/>
          <w:lang w:val="de-DE"/>
        </w:rPr>
        <w:t xml:space="preserve">[...]</w:t>
      </w:r>
      <w:r>
        <w:rPr>
          <w:b w:val="0"/>
          <w:bCs w:val="0"/>
          <w:highlight w:val="none"/>
          <w:lang w:val="de-DE"/>
        </w:rPr>
      </w:r>
      <w:r>
        <w:rPr>
          <w:b w:val="0"/>
          <w:bCs w:val="0"/>
          <w:highlight w:val="none"/>
          <w:lang w:val="de-DE"/>
        </w:rPr>
      </w:r>
    </w:p>
    <w:p>
      <w:pPr>
        <w:pBdr/>
        <w:spacing/>
        <w:ind/>
        <w:rPr>
          <w:b/>
          <w:bCs/>
          <w:highlight w:val="none"/>
          <w:lang w:val="de-DE"/>
        </w:rPr>
      </w:pPr>
      <w:r>
        <w:rPr>
          <w:b/>
          <w:bCs/>
          <w:highlight w:val="none"/>
          <w:lang w:val="de-DE"/>
        </w:rPr>
        <w:t xml:space="preserve">Besitzen Sie einen Laptop, den Sie zur Prüfung mitbringen können?</w:t>
      </w:r>
      <w:r>
        <w:rPr>
          <w:b/>
          <w:bCs/>
          <w:highlight w:val="none"/>
          <w:lang w:val="de-DE"/>
        </w:rPr>
        <w:t xml:space="preserve">*</w:t>
      </w:r>
      <w:r>
        <w:rPr>
          <w:b/>
          <w:bCs/>
          <w:highlight w:val="none"/>
          <w:lang w:val="de-DE"/>
        </w:rPr>
      </w:r>
      <w:r>
        <w:rPr>
          <w:b/>
          <w:bCs/>
          <w:highlight w:val="none"/>
          <w:lang w:val="de-DE"/>
        </w:rPr>
      </w:r>
    </w:p>
    <w:p>
      <w:pPr>
        <w:pBdr/>
        <w:spacing/>
        <w:ind/>
        <w:rPr>
          <w:b w:val="0"/>
          <w:bCs w:val="0"/>
          <w:highlight w:val="none"/>
          <w:lang w:val="de-DE"/>
        </w:rPr>
      </w:pPr>
      <w:r>
        <w:rPr>
          <w:b w:val="0"/>
          <w:bCs w:val="0"/>
          <w:highlight w:val="none"/>
          <w:lang w:val="de-DE"/>
        </w:rPr>
        <w:t xml:space="preserve">Für die Prüfung sollten Sie möglichst Ihren eigenen Laptop verwenden. Bitte teilen Sie uns mit, falls Ihnen kein Gerät zur Verfügung steht.</w:t>
      </w:r>
      <w:r>
        <w:rPr>
          <w:b w:val="0"/>
          <w:bCs w:val="0"/>
          <w:highlight w:val="none"/>
          <w:lang w:val="de-DE"/>
        </w:rPr>
      </w:r>
      <w:r>
        <w:rPr>
          <w:b w:val="0"/>
          <w:bCs w:val="0"/>
          <w:highlight w:val="none"/>
          <w:lang w:val="de-DE"/>
        </w:rPr>
      </w:r>
    </w:p>
    <w:p>
      <w:pPr>
        <w:pStyle w:val="930"/>
        <w:numPr>
          <w:ilvl w:val="0"/>
          <w:numId w:val="7"/>
        </w:numPr>
        <w:pBdr/>
        <w:spacing/>
        <w:ind/>
        <w:rPr>
          <w:highlight w:val="none"/>
          <w:lang w:val="de-DE"/>
        </w:rPr>
      </w:pPr>
      <w:r>
        <w:rPr>
          <w:highlight w:val="none"/>
          <w:lang w:val="de-DE"/>
        </w:rPr>
        <w:t xml:space="preserve">Ich bringe einen Laptop mit.</w:t>
      </w:r>
      <w:r>
        <w:rPr>
          <w:highlight w:val="none"/>
          <w:lang w:val="de-DE"/>
        </w:rPr>
      </w:r>
      <w:r>
        <w:rPr>
          <w:highlight w:val="none"/>
          <w:lang w:val="de-DE"/>
        </w:rPr>
      </w:r>
    </w:p>
    <w:p>
      <w:pPr>
        <w:pStyle w:val="930"/>
        <w:numPr>
          <w:ilvl w:val="0"/>
          <w:numId w:val="7"/>
        </w:numPr>
        <w:pBdr/>
        <w:spacing/>
        <w:ind/>
        <w:rPr>
          <w:highlight w:val="none"/>
          <w:lang w:val="de-DE"/>
        </w:rPr>
      </w:pPr>
      <w:r>
        <w:rPr>
          <w:highlight w:val="none"/>
          <w:lang w:val="de-DE"/>
        </w:rPr>
        <w:t xml:space="preserve">Ich benötige vor Ort einen Computer.</w:t>
      </w:r>
      <w:r>
        <w:rPr>
          <w:highlight w:val="none"/>
          <w:lang w:val="de-DE"/>
        </w:rPr>
      </w:r>
      <w:r>
        <w:rPr>
          <w:highlight w:val="none"/>
          <w:lang w:val="de-DE"/>
        </w:rPr>
      </w:r>
    </w:p>
    <w:p>
      <w:pPr>
        <w:pStyle w:val="930"/>
        <w:numPr>
          <w:ilvl w:val="0"/>
          <w:numId w:val="7"/>
        </w:numPr>
        <w:pBdr/>
        <w:spacing/>
        <w:ind/>
        <w:rPr>
          <w:highlight w:val="none"/>
          <w:lang w:val="de-DE"/>
        </w:rPr>
      </w:pPr>
      <w:r>
        <w:rPr>
          <w:highlight w:val="none"/>
          <w:lang w:val="de-DE"/>
        </w:rPr>
      </w:r>
      <w:r>
        <w:rPr>
          <w:highlight w:val="none"/>
          <w:lang w:val="de-DE"/>
        </w:rPr>
        <w:t xml:space="preserve">Ich benötige einen externen Bildschirm.</w:t>
      </w:r>
      <w:r>
        <w:rPr>
          <w:highlight w:val="none"/>
          <w:lang w:val="de-DE"/>
        </w:rPr>
      </w:r>
      <w:r>
        <w:rPr>
          <w:highlight w:val="none"/>
          <w:lang w:val="de-DE"/>
        </w:rPr>
      </w:r>
    </w:p>
    <w:p>
      <w:pPr>
        <w:pStyle w:val="930"/>
        <w:numPr>
          <w:ilvl w:val="0"/>
          <w:numId w:val="7"/>
        </w:numPr>
        <w:pBdr/>
        <w:spacing/>
        <w:ind/>
        <w:rPr>
          <w:highlight w:val="none"/>
          <w:lang w:val="de-DE"/>
        </w:rPr>
      </w:pPr>
      <w:r>
        <w:rPr>
          <w:highlight w:val="none"/>
          <w:lang w:val="de-DE"/>
        </w:rPr>
      </w:r>
      <w:r>
        <w:rPr>
          <w:highlight w:val="none"/>
          <w:lang w:val="de-DE"/>
        </w:rPr>
        <w:t xml:space="preserve">Ich benötige sonstige Ausstattung:</w:t>
      </w:r>
      <w:r>
        <w:rPr>
          <w:highlight w:val="none"/>
          <w:lang w:val="de-DE"/>
        </w:rPr>
        <w:t xml:space="preserve"> _________</w:t>
      </w:r>
      <w:r>
        <w:rPr>
          <w:highlight w:val="none"/>
          <w:lang w:val="de-DE"/>
        </w:rPr>
      </w:r>
      <w:r>
        <w:rPr>
          <w:highlight w:val="none"/>
          <w:lang w:val="de-DE"/>
        </w:rPr>
      </w:r>
    </w:p>
    <w:p>
      <w:pPr>
        <w:pBdr/>
        <w:spacing/>
        <w:ind/>
        <w:rPr>
          <w:b/>
          <w:bCs/>
          <w:color w:val="a6a6a6" w:themeColor="background1" w:themeShade="A6"/>
          <w:highlight w:val="none"/>
          <w:lang w:val="de-DE"/>
        </w:rPr>
      </w:pPr>
      <w:r>
        <w:rPr>
          <w:b/>
          <w:bCs/>
          <w:color w:val="a6a6a6" w:themeColor="background1" w:themeShade="A6"/>
          <w:highlight w:val="none"/>
          <w:lang w:val="de-DE"/>
        </w:rPr>
      </w:r>
      <w:commentRangeStart w:id="4"/>
      <w:r>
        <w:rPr>
          <w:b/>
          <w:bCs/>
          <w:color w:val="a6a6a6" w:themeColor="background1" w:themeShade="A6"/>
          <w:highlight w:val="none"/>
          <w:lang w:val="de-DE"/>
        </w:rPr>
        <w:t xml:space="preserve">Wiederholen Sie diese Prüfung?</w:t>
      </w:r>
      <w:r>
        <w:rPr>
          <w:b/>
          <w:bCs/>
          <w:color w:val="a6a6a6" w:themeColor="background1" w:themeShade="A6"/>
          <w:highlight w:val="none"/>
          <w:lang w:val="de-DE"/>
        </w:rPr>
      </w:r>
      <w:r>
        <w:rPr>
          <w:b/>
          <w:bCs/>
          <w:color w:val="a6a6a6" w:themeColor="background1" w:themeShade="A6"/>
          <w:highlight w:val="none"/>
          <w:lang w:val="de-DE"/>
        </w:rPr>
      </w:r>
    </w:p>
    <w:p>
      <w:pPr>
        <w:pStyle w:val="930"/>
        <w:numPr>
          <w:ilvl w:val="0"/>
          <w:numId w:val="8"/>
        </w:numPr>
        <w:pBdr/>
        <w:spacing/>
        <w:ind/>
        <w:rPr>
          <w:b w:val="0"/>
          <w:bCs w:val="0"/>
          <w:color w:val="a6a6a6" w:themeColor="background1" w:themeShade="A6"/>
          <w:highlight w:val="none"/>
          <w:lang w:val="de-DE"/>
        </w:rPr>
      </w:pPr>
      <w:r>
        <w:rPr>
          <w:b w:val="0"/>
          <w:bCs w:val="0"/>
          <w:color w:val="a6a6a6" w:themeColor="background1" w:themeShade="A6"/>
          <w:highlight w:val="none"/>
          <w:lang w:val="de-DE"/>
        </w:rPr>
        <w:t xml:space="preserve">Nein</w:t>
      </w:r>
      <w:r>
        <w:rPr>
          <w:b w:val="0"/>
          <w:bCs w:val="0"/>
          <w:color w:val="a6a6a6" w:themeColor="background1" w:themeShade="A6"/>
          <w:highlight w:val="none"/>
          <w:lang w:val="de-DE"/>
        </w:rPr>
      </w:r>
      <w:r>
        <w:rPr>
          <w:b w:val="0"/>
          <w:bCs w:val="0"/>
          <w:color w:val="a6a6a6" w:themeColor="background1" w:themeShade="A6"/>
          <w:highlight w:val="none"/>
          <w:lang w:val="de-DE"/>
        </w:rPr>
      </w:r>
    </w:p>
    <w:p>
      <w:pPr>
        <w:pStyle w:val="930"/>
        <w:numPr>
          <w:ilvl w:val="0"/>
          <w:numId w:val="8"/>
        </w:numPr>
        <w:pBdr/>
        <w:spacing/>
        <w:ind/>
        <w:rPr>
          <w:b w:val="0"/>
          <w:bCs w:val="0"/>
          <w:color w:val="a6a6a6" w:themeColor="background1" w:themeShade="A6"/>
          <w:highlight w:val="none"/>
          <w:lang w:val="de-DE"/>
        </w:rPr>
      </w:pPr>
      <w:r>
        <w:rPr>
          <w:b w:val="0"/>
          <w:bCs w:val="0"/>
          <w:color w:val="a6a6a6" w:themeColor="background1" w:themeShade="A6"/>
          <w:highlight w:val="none"/>
          <w:lang w:val="de-DE"/>
        </w:rPr>
        <w:t xml:space="preserve">Ja —&gt; Evtl. Grund abfragen.</w:t>
      </w:r>
      <w:r>
        <w:rPr>
          <w:b w:val="0"/>
          <w:bCs w:val="0"/>
          <w:color w:val="a6a6a6" w:themeColor="background1" w:themeShade="A6"/>
          <w:highlight w:val="none"/>
          <w:lang w:val="de-DE"/>
        </w:rPr>
      </w:r>
      <w:commentRangeEnd w:id="4"/>
      <w:r>
        <w:commentReference w:id="4"/>
      </w:r>
      <w:r>
        <w:rPr>
          <w:b w:val="0"/>
          <w:bCs w:val="0"/>
          <w:color w:val="a6a6a6" w:themeColor="background1" w:themeShade="A6"/>
          <w:highlight w:val="none"/>
          <w:lang w:val="de-DE"/>
        </w:rPr>
      </w:r>
      <w:r>
        <w:rPr>
          <w:b w:val="0"/>
          <w:bCs w:val="0"/>
          <w:color w:val="a6a6a6" w:themeColor="background1" w:themeShade="A6"/>
          <w:highlight w:val="none"/>
          <w:lang w:val="de-DE"/>
        </w:rPr>
      </w:r>
    </w:p>
    <w:p>
      <w:pPr>
        <w:pBdr/>
        <w:spacing/>
        <w:ind/>
        <w:rPr>
          <w:highlight w:val="none"/>
          <w:lang w:val="de-DE"/>
        </w:rPr>
      </w:pPr>
      <w:r>
        <w:rPr>
          <w:highlight w:val="none"/>
          <w:lang w:val="de-DE"/>
        </w:rPr>
      </w:r>
      <w:r>
        <w:rPr>
          <w:lang w:val="de-DE"/>
        </w:rPr>
        <mc:AlternateContent>
          <mc:Choice Requires="wpg">
            <w:drawing>
              <wp:inline xmlns:wp="http://schemas.openxmlformats.org/drawingml/2006/wordprocessingDrawing" distT="0" distB="0" distL="0" distR="0">
                <wp:extent cx="5940425" cy="96284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5100" name=""/>
                        <pic:cNvPicPr>
                          <a:picLocks noChangeAspect="1"/>
                        </pic:cNvPicPr>
                        <pic:nvPr/>
                      </pic:nvPicPr>
                      <pic:blipFill>
                        <a:blip r:embed="rId12"/>
                        <a:stretch/>
                      </pic:blipFill>
                      <pic:spPr bwMode="auto">
                        <a:xfrm>
                          <a:off x="0" y="0"/>
                          <a:ext cx="5940424" cy="9628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75.81pt;mso-wrap-distance-left:0.00pt;mso-wrap-distance-top:0.00pt;mso-wrap-distance-right:0.00pt;mso-wrap-distance-bottom:0.00pt;z-index:1;" stroked="false">
                <v:imagedata r:id="rId12" o:title=""/>
                <o:lock v:ext="edit" rotation="t"/>
              </v:shape>
            </w:pict>
          </mc:Fallback>
        </mc:AlternateContent>
      </w:r>
      <w:r>
        <w:rPr>
          <w:highlight w:val="none"/>
          <w:lang w:val="de-DE"/>
        </w:rPr>
      </w:r>
      <w:r>
        <w:rPr>
          <w:highlight w:val="none"/>
          <w:lang w:val="de-DE"/>
        </w:rPr>
      </w:r>
    </w:p>
    <w:p>
      <w:pPr>
        <w:pBdr/>
        <w:spacing/>
        <w:ind/>
        <w:rPr>
          <w:b/>
          <w:bCs/>
          <w:highlight w:val="none"/>
          <w:lang w:val="de-DE"/>
        </w:rPr>
      </w:pPr>
      <w:r>
        <w:rPr>
          <w:b/>
          <w:bCs/>
          <w:highlight w:val="none"/>
          <w:lang w:val="de-DE"/>
        </w:rPr>
        <w:t xml:space="preserve">Stellen Sie einen Antrag auf Nachteilsausgleich</w:t>
      </w:r>
      <w:r>
        <w:rPr>
          <w:b/>
          <w:bCs/>
          <w:highlight w:val="none"/>
          <w:lang w:val="de-DE"/>
        </w:rPr>
        <w:t xml:space="preserve">?</w:t>
      </w:r>
      <w:r>
        <w:rPr>
          <w:b/>
          <w:bCs/>
          <w:highlight w:val="none"/>
          <w:lang w:val="de-DE"/>
        </w:rPr>
      </w:r>
      <w:r>
        <w:rPr>
          <w:b/>
          <w:bCs/>
          <w:highlight w:val="none"/>
          <w:lang w:val="de-DE"/>
        </w:rPr>
      </w:r>
    </w:p>
    <w:p>
      <w:pPr>
        <w:pBdr/>
        <w:shd w:val="nil" w:color="auto"/>
        <w:spacing/>
        <w:ind/>
        <w:rPr>
          <w:highlight w:val="none"/>
          <w14:ligatures w14:val="none"/>
        </w:rPr>
      </w:pPr>
      <w:r>
        <w:rPr>
          <w:highlight w:val="none"/>
          <w:lang w:val="de-DE"/>
        </w:rPr>
      </w:r>
      <w:commentRangeStart w:id="5"/>
      <w:r>
        <w:rPr>
          <w:highlight w:val="none"/>
          <w:lang w:val="de-DE"/>
        </w:rPr>
        <w:t xml:space="preserve">W</w:t>
      </w:r>
      <w:r>
        <w:rPr>
          <w:highlight w:val="none"/>
          <w:lang w:val="de-DE"/>
        </w:rPr>
        <w:t xml:space="preserve">ir gewähren einen Nachteilsausgleich in Form von zusätzlicher Zeit (2 Stunden statt 1 Stunde bei der Prüfung) für Teilnehmende mit Behinderungen sowie für Teilnehmende, deren Muttersprache nicht Deutsch ist. </w:t>
      </w:r>
      <w:r>
        <w:rPr>
          <w:highlight w:val="none"/>
          <w:lang w:val="de-DE"/>
        </w:rPr>
        <w:t xml:space="preserve">Voraussetzung </w:t>
      </w:r>
      <w:r>
        <w:rPr>
          <w:highlight w:val="none"/>
          <w:lang w:val="de-DE"/>
        </w:rPr>
        <w:t xml:space="preserve">für die Gewährung ist die Vorlage eines entsprechenden Nachweises zum Prüfungstermin.</w:t>
      </w:r>
      <w:r>
        <w:rPr>
          <w:highlight w:val="none"/>
          <w:lang w:val="de-DE"/>
        </w:rPr>
        <w:t xml:space="preserve"> Informationen zum erforderlichen Nachweis sowie weitere Details finden Sie im Merkblatt zu Nachteilsausgleichen auf der Website der IAAP D-A-CH im Bereich „Merkblätter“.</w:t>
      </w:r>
      <w:r>
        <w:rPr>
          <w:highlight w:val="none"/>
          <w:lang w:val="de-DE"/>
        </w:rPr>
      </w:r>
      <w:commentRangeEnd w:id="5"/>
      <w:r>
        <w:commentReference w:id="5"/>
      </w:r>
      <w:r>
        <w:rPr>
          <w:highlight w:val="none"/>
          <w14:ligatures w14:val="none"/>
        </w:rPr>
      </w:r>
      <w:r>
        <w:rPr>
          <w:highlight w:val="none"/>
          <w14:ligatures w14:val="none"/>
        </w:rPr>
      </w:r>
    </w:p>
    <w:p>
      <w:pPr>
        <w:pStyle w:val="930"/>
        <w:numPr>
          <w:ilvl w:val="0"/>
          <w:numId w:val="11"/>
        </w:numPr>
        <w:pBdr/>
        <w:spacing/>
        <w:ind/>
        <w:rPr>
          <w:b w:val="0"/>
          <w:bCs/>
          <w:i/>
          <w:highlight w:val="none"/>
          <w:lang w:val="de-DE"/>
        </w:rPr>
      </w:pPr>
      <w:r>
        <w:rPr>
          <w:b w:val="0"/>
          <w:bCs w:val="0"/>
          <w:highlight w:val="none"/>
          <w:lang w:val="de-DE"/>
        </w:rPr>
        <w:t xml:space="preserve">Ich stelle einen Antrag auf Nachteilsausgleich.</w:t>
      </w:r>
      <w:r>
        <w:rPr>
          <w:b w:val="0"/>
          <w:bCs/>
          <w:i/>
          <w:highlight w:val="none"/>
          <w:lang w:val="de-DE"/>
        </w:rPr>
      </w:r>
      <w:r>
        <w:rPr>
          <w:b w:val="0"/>
          <w:bCs/>
          <w:i/>
          <w:highlight w:val="none"/>
          <w:lang w:val="de-DE"/>
        </w:rPr>
      </w:r>
    </w:p>
    <w:p>
      <w:pPr>
        <w:pBdr/>
        <w:spacing/>
        <w:ind/>
        <w:rPr>
          <w:b/>
          <w:bCs/>
          <w:highlight w:val="none"/>
          <w:lang w:val="de-DE"/>
        </w:rPr>
      </w:pPr>
      <w:r>
        <w:rPr>
          <w:b/>
          <w:bCs/>
          <w:highlight w:val="none"/>
          <w:lang w:val="de-DE"/>
        </w:rPr>
      </w:r>
      <w:commentRangeStart w:id="6"/>
      <w:r>
        <w:rPr>
          <w:b/>
          <w:bCs/>
          <w:highlight w:val="none"/>
          <w:lang w:val="de-DE"/>
        </w:rPr>
        <w:t xml:space="preserve">Benötigen Sie assistive Technologien</w:t>
      </w:r>
      <w:r>
        <w:rPr>
          <w:b/>
          <w:bCs/>
          <w:highlight w:val="none"/>
          <w:lang w:val="de-DE"/>
        </w:rPr>
        <w:t xml:space="preserve"> oder sonstige Hilfsmittel für die Prüfung?</w:t>
      </w:r>
      <w:r>
        <w:rPr>
          <w:b/>
          <w:bCs/>
          <w:highlight w:val="none"/>
          <w:lang w:val="de-DE"/>
        </w:rPr>
      </w:r>
      <w:r>
        <w:rPr>
          <w:b/>
          <w:bCs/>
          <w:highlight w:val="none"/>
          <w:lang w:val="de-DE"/>
        </w:rPr>
      </w:r>
    </w:p>
    <w:p>
      <w:pPr>
        <w:pBdr/>
        <w:spacing/>
        <w:ind/>
        <w:rPr/>
      </w:pPr>
      <w:r>
        <w:rPr>
          <w:b w:val="0"/>
          <w:bCs w:val="0"/>
          <w:highlight w:val="none"/>
          <w:lang w:val="de-DE"/>
        </w:rPr>
        <w:t xml:space="preserve">Abhängig von Ihren individuellen Bedürfnissen können während der Prüfung verschiedene Hilfsmittel und/oder assistive </w:t>
      </w:r>
      <w:r>
        <w:rPr>
          <w:b w:val="0"/>
          <w:bCs w:val="0"/>
          <w:highlight w:val="none"/>
          <w:lang w:val="de-DE"/>
        </w:rPr>
        <w:t xml:space="preserve">Technologien eingesetzt werden, wie etwa Screenreader, Bildschirmvergrößerungen, Übersetzungssoftware etc..</w:t>
      </w:r>
      <w:r>
        <w:t xml:space="preserve"> </w:t>
      </w:r>
      <w:r>
        <w:rPr>
          <w:b w:val="0"/>
          <w:bCs w:val="0"/>
          <w:highlight w:val="none"/>
          <w:lang w:val="de-DE"/>
        </w:rPr>
        <w:t xml:space="preserve">Bitte geben Sie an, ob und welche Technologien oder Hilfsmittel Sie benötigen.</w:t>
        <w:br/>
      </w:r>
      <w:r>
        <w:rPr>
          <w:b w:val="0"/>
          <w:bCs w:val="0"/>
          <w:highlight w:val="none"/>
          <w:lang w:val="de-DE"/>
        </w:rPr>
        <w:t xml:space="preserve">Bitte beachten Sie, dass</w:t>
      </w:r>
      <w:r>
        <w:t xml:space="preserve"> </w:t>
      </w:r>
      <w:r>
        <w:rPr>
          <w:b w:val="0"/>
          <w:bCs w:val="0"/>
          <w:highlight w:val="none"/>
          <w:lang w:val="de-DE"/>
        </w:rPr>
        <w:t xml:space="preserve">die vor Ort bereitgestellten Computer keine assistiven Technologien oder sonstige Software</w:t>
      </w:r>
      <w:r>
        <w:t xml:space="preserve"> </w:t>
      </w:r>
      <w:r>
        <w:rPr>
          <w:b w:val="0"/>
          <w:bCs w:val="0"/>
          <w:highlight w:val="none"/>
          <w:lang w:val="de-DE"/>
        </w:rPr>
        <w:t xml:space="preserve">enthalten. </w:t>
      </w:r>
      <w:r>
        <w:t xml:space="preserve">Für die Prüfung sollten Sie daher Ihren eigenen Laptop mitbringen, da nur so die </w:t>
      </w:r>
      <w:r>
        <w:t xml:space="preserve">Nutzung Ihrer assistiven Technologien sichergestellt werden kann.</w:t>
      </w:r>
      <w:r>
        <w:rPr>
          <w:b w:val="0"/>
          <w:bCs w:val="0"/>
          <w:highlight w:val="none"/>
          <w:lang w:val="de-DE"/>
        </w:rPr>
      </w:r>
      <w:r/>
    </w:p>
    <w:p>
      <w:pPr>
        <w:pStyle w:val="930"/>
        <w:numPr>
          <w:ilvl w:val="0"/>
          <w:numId w:val="14"/>
        </w:numPr>
        <w:pBdr/>
        <w:spacing/>
        <w:ind/>
        <w:rPr>
          <w:b w:val="0"/>
          <w:bCs w:val="0"/>
          <w:highlight w:val="none"/>
          <w:lang w:val="de-DE"/>
        </w:rPr>
      </w:pPr>
      <w:r>
        <w:rPr>
          <w:highlight w:val="none"/>
          <w:lang w:val="de-DE"/>
        </w:rPr>
      </w:r>
      <w:r>
        <w:rPr>
          <w:b w:val="0"/>
          <w:bCs w:val="0"/>
          <w:highlight w:val="none"/>
          <w:lang w:val="de-DE"/>
        </w:rPr>
        <w:t xml:space="preserve">_____</w:t>
      </w:r>
      <w:r>
        <w:rPr>
          <w:b w:val="0"/>
          <w:bCs w:val="0"/>
          <w:highlight w:val="none"/>
          <w:lang w:val="de-DE"/>
        </w:rPr>
      </w:r>
      <w:r>
        <w:rPr>
          <w:b w:val="0"/>
          <w:bCs w:val="0"/>
          <w:highlight w:val="none"/>
          <w:lang w:val="de-DE"/>
        </w:rPr>
      </w:r>
    </w:p>
    <w:p>
      <w:pPr>
        <w:pBdr/>
        <w:spacing/>
        <w:ind/>
        <w:rPr/>
      </w:pPr>
      <w:r>
        <w:rPr>
          <w:b/>
          <w:bCs/>
          <w:lang w:val="de-DE"/>
        </w:rPr>
        <w:t xml:space="preserve">Möchten Sie, dass Ihre Daten an IAAP Global und Credly zur Ausstellung eines digitalen Badges (im Erfolgsfall) weitergeleitet werden dürfen?*</w:t>
      </w:r>
      <w:r>
        <w:rPr>
          <w:b/>
          <w:bCs/>
          <w:lang w:val="de-DE"/>
        </w:rPr>
      </w:r>
      <w:r/>
    </w:p>
    <w:p>
      <w:pPr>
        <w:pBdr/>
        <w:spacing/>
        <w:ind/>
        <w:rPr>
          <w:highlight w:val="none"/>
          <w:lang w:val="de-DE"/>
        </w:rPr>
      </w:pPr>
      <w:r>
        <w:rPr>
          <w:lang w:val="de-DE"/>
        </w:rPr>
        <w:t xml:space="preserve">Nach erfolgreichem Bestehen der Prüfung</w:t>
      </w:r>
      <w:del w:id="14" w:author="Zimmermann Gottfried" w:date="2025-06-24T05:27:04Z" oouserid="oc8w8qnihsjn_zimmermanng">
        <w:r>
          <w:rPr>
            <w:lang w:val="de-DE"/>
          </w:rPr>
          <w:delText xml:space="preserve">,</w:delText>
        </w:r>
      </w:del>
      <w:r>
        <w:rPr>
          <w:lang w:val="de-DE"/>
        </w:rPr>
        <w:t xml:space="preserve"> werden Ihre Kontaktdaten an IAAP Global (Teams 365 und AWS Server außerhalb der EU) und Credly (Server außerhalb der EU) weitergegeben, um Ihnen ein digitales Badge verleihen zu können.</w:t>
      </w:r>
      <w:r>
        <w:rPr>
          <w:lang w:val="de-DE"/>
        </w:rPr>
        <w:t xml:space="preserve"> </w:t>
      </w:r>
      <w:r>
        <w:rPr>
          <w:lang w:val="de-DE"/>
        </w:rPr>
        <w:t xml:space="preserve">Bitte geben Sie an, ob Sie mit der Weiterleitung Ihrer Daten an IAAP Globa</w:t>
      </w:r>
      <w:ins w:id="15" w:author="Zimmermann Gottfried" w:date="2025-06-24T05:27:15Z" oouserid="oc8w8qnihsjn_zimmermanng">
        <w:r>
          <w:rPr>
            <w:lang w:val="de-DE"/>
          </w:rPr>
          <w:t xml:space="preserve">l</w:t>
        </w:r>
      </w:ins>
      <w:r>
        <w:rPr>
          <w:lang w:val="de-DE"/>
        </w:rPr>
        <w:t xml:space="preserve"> und Credly</w:t>
      </w:r>
      <w:del w:id="16" w:author="Zimmermann Gottfried" w:date="2025-06-24T05:27:19Z" oouserid="oc8w8qnihsjn_zimmermanng">
        <w:r>
          <w:rPr>
            <w:lang w:val="de-DE"/>
          </w:rPr>
          <w:delText xml:space="preserve">l</w:delText>
        </w:r>
      </w:del>
      <w:r>
        <w:rPr>
          <w:lang w:val="de-DE"/>
        </w:rPr>
        <w:t xml:space="preserve"> einverstanden sind.</w:t>
      </w:r>
      <w:r>
        <w:t xml:space="preserve"> </w:t>
      </w:r>
      <w:r>
        <w:rPr>
          <w:highlight w:val="none"/>
          <w:lang w:val="de-DE"/>
        </w:rPr>
        <w:t xml:space="preserve">Wenn Sie nicht zustimmen, erhalten Sie dennoch eine elektronische PDF-Bescheinigung über das Bestehen der Prüfung.</w:t>
      </w:r>
      <w:r>
        <w:rPr>
          <w:highlight w:val="none"/>
          <w:lang w:val="de-DE"/>
        </w:rPr>
      </w:r>
      <w:r>
        <w:rPr>
          <w:highlight w:val="none"/>
          <w:lang w:val="de-DE"/>
        </w:rPr>
      </w:r>
    </w:p>
    <w:p>
      <w:pPr>
        <w:pStyle w:val="930"/>
        <w:numPr>
          <w:ilvl w:val="0"/>
          <w:numId w:val="15"/>
        </w:numPr>
        <w:pBdr/>
        <w:spacing/>
        <w:ind/>
        <w:rPr>
          <w:lang w:val="de-DE"/>
        </w:rPr>
      </w:pPr>
      <w:r>
        <w:rPr>
          <w:lang w:val="de-DE"/>
        </w:rPr>
        <w:t xml:space="preserve">Ja, ich </w:t>
      </w:r>
      <w:ins w:id="17" w:author="Zimmermann Gottfried" w:date="2025-06-24T05:27:51Z" oouserid="oc8w8qnihsjn_zimmermanng">
        <w:r>
          <w:rPr>
            <w:lang w:val="de-DE"/>
          </w:rPr>
          <w:t xml:space="preserve">möchte ein digitales Badge (im Erfolgsfall). Ich </w:t>
        </w:r>
      </w:ins>
      <w:r>
        <w:rPr>
          <w:lang w:val="de-DE"/>
        </w:rPr>
        <w:t xml:space="preserve">stimme der Weiterleitung meiner Daten an IAAP Global und Credly zu.</w:t>
      </w:r>
      <w:r>
        <w:rPr>
          <w:lang w:val="de-DE"/>
        </w:rPr>
      </w:r>
      <w:r>
        <w:rPr>
          <w:lang w:val="de-DE"/>
        </w:rPr>
      </w:r>
    </w:p>
    <w:p>
      <w:pPr>
        <w:pStyle w:val="930"/>
        <w:numPr>
          <w:ilvl w:val="0"/>
          <w:numId w:val="15"/>
        </w:numPr>
        <w:pBdr/>
        <w:spacing/>
        <w:ind/>
        <w:rPr>
          <w:highlight w:val="none"/>
          <w:lang w:val="de-DE"/>
        </w:rPr>
      </w:pPr>
      <w:r>
        <w:rPr>
          <w:lang w:val="de-DE"/>
        </w:rPr>
        <w:t xml:space="preserve">Nein, ich </w:t>
      </w:r>
      <w:ins w:id="18" w:author="Zimmermann Gottfried" w:date="2025-06-24T05:28:06Z" oouserid="oc8w8qnihsjn_zimmermanng">
        <w:r>
          <w:rPr>
            <w:lang w:val="de-DE"/>
          </w:rPr>
          <w:t xml:space="preserve">möchte kein digitales Badge. Ich </w:t>
        </w:r>
      </w:ins>
      <w:r>
        <w:rPr>
          <w:lang w:val="de-DE"/>
        </w:rPr>
        <w:t xml:space="preserve">stimme der Weiterleitung meiner Daten an IAAP Global und Credly </w:t>
      </w:r>
      <w:r>
        <w:rPr>
          <w:b/>
          <w:bCs/>
          <w:lang w:val="de-DE"/>
          <w:rPrChange w:id="19" w:author="Zimmermann Gottfried" w:date="2025-06-24T05:28:13Z" oouserid="oc8w8qnihsjn_zimmermanng">
            <w:rPr>
              <w:lang w:val="de-DE"/>
            </w:rPr>
          </w:rPrChange>
        </w:rPr>
        <w:t xml:space="preserve">nicht</w:t>
      </w:r>
      <w:r>
        <w:rPr>
          <w:lang w:val="de-DE"/>
        </w:rPr>
        <w:t xml:space="preserve"> zu.</w:t>
      </w:r>
      <w:r>
        <w:rPr>
          <w:highlight w:val="none"/>
          <w:lang w:val="de-DE"/>
        </w:rPr>
      </w:r>
      <w:commentRangeEnd w:id="6"/>
      <w:r>
        <w:commentReference w:id="6"/>
      </w:r>
      <w:r>
        <w:rPr>
          <w:highlight w:val="none"/>
          <w:lang w:val="de-DE"/>
        </w:rPr>
      </w:r>
      <w:r>
        <w:rPr>
          <w:highlight w:val="none"/>
          <w:lang w:val="de-DE"/>
        </w:rPr>
      </w:r>
    </w:p>
    <w:sectPr>
      <w:headerReference w:type="default" r:id="rId9"/>
      <w:footnotePr/>
      <w:endnotePr/>
      <w:type w:val="nextPage"/>
      <w:pgSz w:h="16838" w:orient="portrait" w:w="11906"/>
      <w:pgMar w:top="1134" w:right="850" w:bottom="1134" w:left="1701" w:header="709" w:footer="709"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Zimmermann Gottfried" w:date="2025-06-24T07:26:14Z" w:initials="ZG">
    <w:p w14:paraId="00000001" w14:textId="00000001">
      <w:pPr>
        <w:spacing w:line="240" w:after="0" w:lineRule="auto" w:before="0"/>
        <w:ind w:firstLine="0" w:left="0" w:right="0"/>
        <w:jc w:val="left"/>
      </w:pPr>
      <w:r>
        <w:rPr>
          <w:rFonts w:eastAsia="Arial" w:ascii="Arial" w:hAnsi="Arial" w:cs="Arial"/>
          <w:sz w:val="22"/>
        </w:rPr>
        <w:t xml:space="preserve">ggf. anpassen</w:t>
      </w:r>
    </w:p>
  </w:comment>
  <w:comment w:id="6" w:author="Eppler Laura" w:date="2025-06-23T13:39:58Z" w:initials="EL">
    <w:p w14:paraId="00000002" w14:textId="00000002">
      <w:pPr>
        <w:spacing w:line="240" w:after="0" w:lineRule="auto" w:before="0"/>
        <w:ind w:firstLine="0" w:left="0" w:right="0"/>
        <w:jc w:val="left"/>
      </w:pPr>
      <w:r>
        <w:rPr>
          <w:rFonts w:eastAsia="Arial" w:ascii="Arial" w:hAnsi="Arial" w:cs="Arial"/>
          <w:sz w:val="22"/>
        </w:rPr>
        <w:t xml:space="preserve">neu hinzugefügt</w:t>
      </w:r>
    </w:p>
  </w:comment>
  <w:comment w:id="5" w:author="Eppler Laura" w:date="2025-06-23T13:40:59Z" w:initials="EL">
    <w:p w14:paraId="00000003" w14:textId="00000003">
      <w:pPr>
        <w:spacing w:line="240" w:after="0" w:lineRule="auto" w:before="0"/>
        <w:ind w:firstLine="0" w:left="0" w:right="0"/>
        <w:jc w:val="left"/>
      </w:pPr>
      <w:r>
        <w:rPr>
          <w:rFonts w:eastAsia="Arial" w:ascii="Arial" w:hAnsi="Arial" w:cs="Arial"/>
          <w:sz w:val="22"/>
        </w:rPr>
        <w:t xml:space="preserve">Ich habe hier den Inhalt nochmal umgeschrieben. Hier sollten wir direkt auf das Merkblatt verweisen, da stehen ja alle Informationen drin.</w:t>
      </w:r>
    </w:p>
  </w:comment>
  <w:comment w:id="4" w:author="Eppler Laura" w:date="2025-06-23T13:35:10Z" w:initials="EL">
    <w:p w14:paraId="00000004" w14:textId="00000004">
      <w:pPr>
        <w:spacing w:line="240" w:after="0" w:lineRule="auto" w:before="0"/>
        <w:ind w:firstLine="0" w:left="0" w:right="0"/>
        <w:jc w:val="left"/>
      </w:pPr>
      <w:r>
        <w:rPr>
          <w:rFonts w:eastAsia="Arial" w:ascii="Arial" w:hAnsi="Arial" w:cs="Arial"/>
          <w:sz w:val="22"/>
        </w:rPr>
        <w:t xml:space="preserve">Soll diese Frage zukünftig eingebaut werden?</w:t>
      </w:r>
    </w:p>
  </w:comment>
  <w:comment w:id="2" w:author="Eppler Laura" w:date="2025-06-23T13:42:07Z" w:initials="EL">
    <w:p w14:paraId="00000005" w14:textId="00000005">
      <w:pPr>
        <w:spacing w:line="240" w:after="0" w:lineRule="auto" w:before="0"/>
        <w:ind w:firstLine="0" w:left="0" w:right="0"/>
        <w:jc w:val="left"/>
      </w:pPr>
      <w:r>
        <w:rPr>
          <w:rFonts w:eastAsia="Arial" w:ascii="Arial" w:hAnsi="Arial" w:cs="Arial"/>
          <w:sz w:val="22"/>
        </w:rPr>
        <w:t xml:space="preserve">Das ist so bei der CPACC-Anmeldung.</w:t>
      </w:r>
    </w:p>
  </w:comment>
  <w:comment w:id="0" w:author="Eppler Laura" w:date="2025-06-23T13:44:13Z" w:initials="EL">
    <w:p w14:paraId="00000006" w14:textId="00000006">
      <w:pPr>
        <w:spacing w:line="240" w:after="0" w:lineRule="auto" w:before="0"/>
        <w:ind w:firstLine="0" w:left="0" w:right="0"/>
        <w:jc w:val="left"/>
      </w:pPr>
      <w:r>
        <w:rPr>
          <w:rFonts w:eastAsia="Arial" w:ascii="Arial" w:hAnsi="Arial" w:cs="Arial"/>
          <w:sz w:val="22"/>
        </w:rPr>
        <w:t xml:space="preserve">Es wird unten abgefragt, ob man der Weiterleitung der Daten an IAAP Global zustimmt, daher würde ich das hier aus der Datenschutzerklärung streichen.</w:t>
      </w:r>
    </w:p>
  </w:comment>
  <w:comment w:id="1" w:author="Eppler Laura" w:date="2025-06-23T13:44:28Z" w:initials="EL">
    <w:p w14:paraId="00000007" w14:textId="00000007">
      <w:pPr>
        <w:spacing w:line="240" w:after="0" w:lineRule="auto" w:before="0"/>
        <w:ind w:firstLine="0" w:left="0" w:right="0"/>
        <w:jc w:val="left"/>
      </w:pPr>
      <w:r>
        <w:rPr>
          <w:rFonts w:eastAsia="Arial" w:ascii="Arial" w:hAnsi="Arial" w:cs="Arial"/>
          <w:sz w:val="22"/>
        </w:rPr>
        <w:t xml:space="preserve">Passt dann der Rest so?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paraIdParent="000000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1287892" w16cex:dateUtc="2025-06-24T05:26:14Z"/>
  <w16cex:commentExtensible w16cex:durableId="08BCE30F" w16cex:dateUtc="2025-06-23T11:39:58Z"/>
  <w16cex:commentExtensible w16cex:durableId="18E99FA1" w16cex:dateUtc="2025-06-23T11:40:59Z"/>
  <w16cex:commentExtensible w16cex:durableId="40A33138" w16cex:dateUtc="2025-06-23T11:35:10Z"/>
  <w16cex:commentExtensible w16cex:durableId="473469AE" w16cex:dateUtc="2025-06-23T11:42:07Z"/>
  <w16cex:commentExtensible w16cex:durableId="7739DC51" w16cex:dateUtc="2025-06-23T11:44:13Z"/>
  <w16cex:commentExtensible w16cex:durableId="33ACAE0E" w16cex:dateUtc="2025-06-23T11:44:28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1287892"/>
  <w16cid:commentId w16cid:paraId="00000002" w16cid:durableId="08BCE30F"/>
  <w16cid:commentId w16cid:paraId="00000003" w16cid:durableId="18E99FA1"/>
  <w16cid:commentId w16cid:paraId="00000004" w16cid:durableId="40A33138"/>
  <w16cid:commentId w16cid:paraId="00000005" w16cid:durableId="473469AE"/>
  <w16cid:commentId w16cid:paraId="00000006" w16cid:durableId="7739DC51"/>
  <w16cid:commentId w16cid:paraId="00000007" w16cid:durableId="33ACAE0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lvl w:ilvl="0">
      <w:isLgl w:val="false"/>
      <w:lvlJc w:val="left"/>
      <w:lvlText/>
      <w:numFmt w:val="bullet"/>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Zimmermann Gottfried">
    <w15:presenceInfo w15:providerId="Teamlab" w15:userId="oc8w8qnihsjn_zimmermanng"/>
  </w15:person>
  <w15:person w15:author="Eppler Laura">
    <w15:presenceInfo w15:providerId="Teamlab" w15:userId="oc8w8qnihsjn_3f828b24-9cc1-103a-95c6-4f2a8baa35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41">
    <w:name w:val="Placeholder Text"/>
    <w:basedOn w:val="886"/>
    <w:uiPriority w:val="99"/>
    <w:semiHidden/>
    <w:pPr>
      <w:pBdr/>
      <w:spacing/>
      <w:ind/>
    </w:pPr>
    <w:rPr>
      <w:color w:val="666666"/>
    </w:rPr>
  </w:style>
  <w:style w:type="paragraph" w:styleId="742">
    <w:name w:val="toc 1"/>
    <w:basedOn w:val="926"/>
    <w:next w:val="926"/>
    <w:uiPriority w:val="39"/>
    <w:unhideWhenUsed/>
    <w:pPr>
      <w:pBdr/>
      <w:spacing w:after="100"/>
      <w:ind/>
    </w:pPr>
  </w:style>
  <w:style w:type="paragraph" w:styleId="743">
    <w:name w:val="toc 2"/>
    <w:basedOn w:val="926"/>
    <w:next w:val="926"/>
    <w:uiPriority w:val="39"/>
    <w:unhideWhenUsed/>
    <w:pPr>
      <w:pBdr/>
      <w:spacing w:after="100"/>
      <w:ind w:left="220"/>
    </w:pPr>
  </w:style>
  <w:style w:type="paragraph" w:styleId="744">
    <w:name w:val="toc 3"/>
    <w:basedOn w:val="926"/>
    <w:next w:val="926"/>
    <w:uiPriority w:val="39"/>
    <w:unhideWhenUsed/>
    <w:pPr>
      <w:pBdr/>
      <w:spacing w:after="100"/>
      <w:ind w:left="440"/>
    </w:pPr>
  </w:style>
  <w:style w:type="paragraph" w:styleId="745">
    <w:name w:val="toc 4"/>
    <w:basedOn w:val="926"/>
    <w:next w:val="926"/>
    <w:uiPriority w:val="39"/>
    <w:unhideWhenUsed/>
    <w:pPr>
      <w:pBdr/>
      <w:spacing w:after="100"/>
      <w:ind w:left="660"/>
    </w:pPr>
  </w:style>
  <w:style w:type="paragraph" w:styleId="746">
    <w:name w:val="toc 5"/>
    <w:basedOn w:val="926"/>
    <w:next w:val="926"/>
    <w:uiPriority w:val="39"/>
    <w:unhideWhenUsed/>
    <w:pPr>
      <w:pBdr/>
      <w:spacing w:after="100"/>
      <w:ind w:left="880"/>
    </w:pPr>
  </w:style>
  <w:style w:type="paragraph" w:styleId="747">
    <w:name w:val="toc 6"/>
    <w:basedOn w:val="926"/>
    <w:next w:val="926"/>
    <w:uiPriority w:val="39"/>
    <w:unhideWhenUsed/>
    <w:pPr>
      <w:pBdr/>
      <w:spacing w:after="100"/>
      <w:ind w:left="1100"/>
    </w:pPr>
  </w:style>
  <w:style w:type="paragraph" w:styleId="748">
    <w:name w:val="toc 7"/>
    <w:basedOn w:val="926"/>
    <w:next w:val="926"/>
    <w:uiPriority w:val="39"/>
    <w:unhideWhenUsed/>
    <w:pPr>
      <w:pBdr/>
      <w:spacing w:after="100"/>
      <w:ind w:left="1320"/>
    </w:pPr>
  </w:style>
  <w:style w:type="paragraph" w:styleId="749">
    <w:name w:val="toc 8"/>
    <w:basedOn w:val="926"/>
    <w:next w:val="926"/>
    <w:uiPriority w:val="39"/>
    <w:unhideWhenUsed/>
    <w:pPr>
      <w:pBdr/>
      <w:spacing w:after="100"/>
      <w:ind w:left="1540"/>
    </w:pPr>
  </w:style>
  <w:style w:type="paragraph" w:styleId="750">
    <w:name w:val="toc 9"/>
    <w:basedOn w:val="926"/>
    <w:next w:val="926"/>
    <w:uiPriority w:val="39"/>
    <w:unhideWhenUsed/>
    <w:pPr>
      <w:pBdr/>
      <w:spacing w:after="100"/>
      <w:ind w:left="1760"/>
    </w:pPr>
  </w:style>
  <w:style w:type="table" w:styleId="751">
    <w:name w:val="Table Grid"/>
    <w:basedOn w:val="9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Table Grid Light"/>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1"/>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2"/>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3"/>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4"/>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5"/>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w:basedOn w:val="9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w:basedOn w:val="9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1"/>
    <w:basedOn w:val="9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2"/>
    <w:basedOn w:val="9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3"/>
    <w:basedOn w:val="9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4"/>
    <w:basedOn w:val="9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5"/>
    <w:basedOn w:val="9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6"/>
    <w:basedOn w:val="9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1"/>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2"/>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3"/>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4"/>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5"/>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6"/>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4">
    <w:name w:val="Grid Table 6 Colorful - Accent 1"/>
    <w:basedOn w:val="9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5">
    <w:name w:val="Grid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6">
    <w:name w:val="Grid Table 6 Colorful - Accent 3"/>
    <w:basedOn w:val="9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7">
    <w:name w:val="Grid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8">
    <w:name w:val="Grid Table 6 Colorful - Accent 5"/>
    <w:basedOn w:val="9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6 Colorful - Accent 6"/>
    <w:basedOn w:val="9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7 Colorful"/>
    <w:basedOn w:val="9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1"/>
    <w:basedOn w:val="9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5"/>
    <w:basedOn w:val="9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6"/>
    <w:basedOn w:val="9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1"/>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2"/>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3"/>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4"/>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5"/>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6"/>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w:basedOn w:val="9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1"/>
    <w:basedOn w:val="9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2"/>
    <w:basedOn w:val="9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3"/>
    <w:basedOn w:val="9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4"/>
    <w:basedOn w:val="9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5"/>
    <w:basedOn w:val="9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6"/>
    <w:basedOn w:val="9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1"/>
    <w:basedOn w:val="9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3"/>
    <w:basedOn w:val="9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5"/>
    <w:basedOn w:val="9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6"/>
    <w:basedOn w:val="9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1"/>
    <w:basedOn w:val="9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2"/>
    <w:basedOn w:val="9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3"/>
    <w:basedOn w:val="9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4"/>
    <w:basedOn w:val="9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5"/>
    <w:basedOn w:val="9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6"/>
    <w:basedOn w:val="9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5 Dark"/>
    <w:basedOn w:val="9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1"/>
    <w:basedOn w:val="9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2"/>
    <w:basedOn w:val="9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3"/>
    <w:basedOn w:val="9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4"/>
    <w:basedOn w:val="9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5"/>
    <w:basedOn w:val="9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6"/>
    <w:basedOn w:val="9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1"/>
    <w:basedOn w:val="9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3"/>
    <w:basedOn w:val="9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5"/>
    <w:basedOn w:val="9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6"/>
    <w:basedOn w:val="9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7 Colorful"/>
    <w:basedOn w:val="9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0">
    <w:name w:val="List Table 7 Colorful - Accent 1"/>
    <w:basedOn w:val="9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1">
    <w:name w:val="List Table 7 Colorful - Accent 2"/>
    <w:basedOn w:val="9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52">
    <w:name w:val="List Table 7 Colorful - Accent 3"/>
    <w:basedOn w:val="9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53">
    <w:name w:val="List Table 7 Colorful - Accent 4"/>
    <w:basedOn w:val="9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4">
    <w:name w:val="List Table 7 Colorful - Accent 5"/>
    <w:basedOn w:val="9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55">
    <w:name w:val="List Table 7 Colorful - Accent 6"/>
    <w:basedOn w:val="9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6">
    <w:name w:val="Lined - Accent"/>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1"/>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2"/>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3"/>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4"/>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5"/>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6"/>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w:basedOn w:val="9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1"/>
    <w:basedOn w:val="9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2"/>
    <w:basedOn w:val="9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3"/>
    <w:basedOn w:val="9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4"/>
    <w:basedOn w:val="9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5"/>
    <w:basedOn w:val="9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6"/>
    <w:basedOn w:val="9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w:basedOn w:val="9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7">
    <w:name w:val="Heading 1"/>
    <w:basedOn w:val="926"/>
    <w:next w:val="926"/>
    <w:link w:val="88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8">
    <w:name w:val="Heading 2"/>
    <w:basedOn w:val="926"/>
    <w:next w:val="926"/>
    <w:link w:val="88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9">
    <w:name w:val="Heading 3"/>
    <w:basedOn w:val="926"/>
    <w:next w:val="926"/>
    <w:link w:val="88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0">
    <w:name w:val="Heading 4"/>
    <w:basedOn w:val="926"/>
    <w:next w:val="926"/>
    <w:link w:val="89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1">
    <w:name w:val="Heading 5"/>
    <w:basedOn w:val="926"/>
    <w:next w:val="926"/>
    <w:link w:val="89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2">
    <w:name w:val="Heading 6"/>
    <w:basedOn w:val="926"/>
    <w:next w:val="926"/>
    <w:link w:val="89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3">
    <w:name w:val="Heading 7"/>
    <w:basedOn w:val="926"/>
    <w:next w:val="926"/>
    <w:link w:val="89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4">
    <w:name w:val="Heading 8"/>
    <w:basedOn w:val="926"/>
    <w:next w:val="926"/>
    <w:link w:val="89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5">
    <w:name w:val="Heading 9"/>
    <w:basedOn w:val="926"/>
    <w:next w:val="926"/>
    <w:link w:val="89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6" w:default="1">
    <w:name w:val="Default Paragraph Font"/>
    <w:uiPriority w:val="1"/>
    <w:semiHidden/>
    <w:unhideWhenUsed/>
    <w:pPr>
      <w:pBdr/>
      <w:spacing/>
      <w:ind/>
    </w:pPr>
  </w:style>
  <w:style w:type="character" w:styleId="887">
    <w:name w:val="Heading 1 Char"/>
    <w:basedOn w:val="886"/>
    <w:link w:val="877"/>
    <w:uiPriority w:val="9"/>
    <w:pPr>
      <w:pBdr/>
      <w:spacing/>
      <w:ind/>
    </w:pPr>
    <w:rPr>
      <w:rFonts w:ascii="Arial" w:hAnsi="Arial" w:eastAsia="Arial" w:cs="Arial"/>
      <w:color w:val="0f4761" w:themeColor="accent1" w:themeShade="BF"/>
      <w:sz w:val="40"/>
      <w:szCs w:val="40"/>
    </w:rPr>
  </w:style>
  <w:style w:type="character" w:styleId="888">
    <w:name w:val="Heading 2 Char"/>
    <w:basedOn w:val="886"/>
    <w:link w:val="878"/>
    <w:uiPriority w:val="9"/>
    <w:pPr>
      <w:pBdr/>
      <w:spacing/>
      <w:ind/>
    </w:pPr>
    <w:rPr>
      <w:rFonts w:ascii="Arial" w:hAnsi="Arial" w:eastAsia="Arial" w:cs="Arial"/>
      <w:color w:val="0f4761" w:themeColor="accent1" w:themeShade="BF"/>
      <w:sz w:val="32"/>
      <w:szCs w:val="32"/>
    </w:rPr>
  </w:style>
  <w:style w:type="character" w:styleId="889">
    <w:name w:val="Heading 3 Char"/>
    <w:basedOn w:val="886"/>
    <w:link w:val="879"/>
    <w:uiPriority w:val="9"/>
    <w:pPr>
      <w:pBdr/>
      <w:spacing/>
      <w:ind/>
    </w:pPr>
    <w:rPr>
      <w:rFonts w:ascii="Arial" w:hAnsi="Arial" w:eastAsia="Arial" w:cs="Arial"/>
      <w:color w:val="0f4761" w:themeColor="accent1" w:themeShade="BF"/>
      <w:sz w:val="28"/>
      <w:szCs w:val="28"/>
    </w:rPr>
  </w:style>
  <w:style w:type="character" w:styleId="890">
    <w:name w:val="Heading 4 Char"/>
    <w:basedOn w:val="886"/>
    <w:link w:val="880"/>
    <w:uiPriority w:val="9"/>
    <w:pPr>
      <w:pBdr/>
      <w:spacing/>
      <w:ind/>
    </w:pPr>
    <w:rPr>
      <w:rFonts w:ascii="Arial" w:hAnsi="Arial" w:eastAsia="Arial" w:cs="Arial"/>
      <w:i/>
      <w:iCs/>
      <w:color w:val="0f4761" w:themeColor="accent1" w:themeShade="BF"/>
    </w:rPr>
  </w:style>
  <w:style w:type="character" w:styleId="891">
    <w:name w:val="Heading 5 Char"/>
    <w:basedOn w:val="886"/>
    <w:link w:val="881"/>
    <w:uiPriority w:val="9"/>
    <w:pPr>
      <w:pBdr/>
      <w:spacing/>
      <w:ind/>
    </w:pPr>
    <w:rPr>
      <w:rFonts w:ascii="Arial" w:hAnsi="Arial" w:eastAsia="Arial" w:cs="Arial"/>
      <w:color w:val="0f4761" w:themeColor="accent1" w:themeShade="BF"/>
    </w:rPr>
  </w:style>
  <w:style w:type="character" w:styleId="892">
    <w:name w:val="Heading 6 Char"/>
    <w:basedOn w:val="886"/>
    <w:link w:val="882"/>
    <w:uiPriority w:val="9"/>
    <w:pPr>
      <w:pBdr/>
      <w:spacing/>
      <w:ind/>
    </w:pPr>
    <w:rPr>
      <w:rFonts w:ascii="Arial" w:hAnsi="Arial" w:eastAsia="Arial" w:cs="Arial"/>
      <w:i/>
      <w:iCs/>
      <w:color w:val="595959" w:themeColor="text1" w:themeTint="A6"/>
    </w:rPr>
  </w:style>
  <w:style w:type="character" w:styleId="893">
    <w:name w:val="Heading 7 Char"/>
    <w:basedOn w:val="886"/>
    <w:link w:val="883"/>
    <w:uiPriority w:val="9"/>
    <w:pPr>
      <w:pBdr/>
      <w:spacing/>
      <w:ind/>
    </w:pPr>
    <w:rPr>
      <w:rFonts w:ascii="Arial" w:hAnsi="Arial" w:eastAsia="Arial" w:cs="Arial"/>
      <w:color w:val="595959" w:themeColor="text1" w:themeTint="A6"/>
    </w:rPr>
  </w:style>
  <w:style w:type="character" w:styleId="894">
    <w:name w:val="Heading 8 Char"/>
    <w:basedOn w:val="886"/>
    <w:link w:val="884"/>
    <w:uiPriority w:val="9"/>
    <w:pPr>
      <w:pBdr/>
      <w:spacing/>
      <w:ind/>
    </w:pPr>
    <w:rPr>
      <w:rFonts w:ascii="Arial" w:hAnsi="Arial" w:eastAsia="Arial" w:cs="Arial"/>
      <w:i/>
      <w:iCs/>
      <w:color w:val="272727" w:themeColor="text1" w:themeTint="D8"/>
    </w:rPr>
  </w:style>
  <w:style w:type="character" w:styleId="895">
    <w:name w:val="Heading 9 Char"/>
    <w:basedOn w:val="886"/>
    <w:link w:val="885"/>
    <w:uiPriority w:val="9"/>
    <w:pPr>
      <w:pBdr/>
      <w:spacing/>
      <w:ind/>
    </w:pPr>
    <w:rPr>
      <w:rFonts w:ascii="Arial" w:hAnsi="Arial" w:eastAsia="Arial" w:cs="Arial"/>
      <w:i/>
      <w:iCs/>
      <w:color w:val="272727" w:themeColor="text1" w:themeTint="D8"/>
    </w:rPr>
  </w:style>
  <w:style w:type="paragraph" w:styleId="896">
    <w:name w:val="Title"/>
    <w:basedOn w:val="926"/>
    <w:next w:val="926"/>
    <w:link w:val="897"/>
    <w:uiPriority w:val="10"/>
    <w:qFormat/>
    <w:pPr>
      <w:pBdr/>
      <w:spacing w:after="80" w:line="240" w:lineRule="auto"/>
      <w:ind/>
      <w:contextualSpacing w:val="true"/>
    </w:pPr>
    <w:rPr>
      <w:rFonts w:ascii="Arial" w:hAnsi="Arial" w:eastAsia="Arial" w:cs="Arial"/>
      <w:spacing w:val="-10"/>
      <w:sz w:val="56"/>
      <w:szCs w:val="56"/>
    </w:rPr>
  </w:style>
  <w:style w:type="character" w:styleId="897">
    <w:name w:val="Title Char"/>
    <w:basedOn w:val="886"/>
    <w:link w:val="896"/>
    <w:uiPriority w:val="10"/>
    <w:pPr>
      <w:pBdr/>
      <w:spacing/>
      <w:ind/>
    </w:pPr>
    <w:rPr>
      <w:rFonts w:ascii="Arial" w:hAnsi="Arial" w:eastAsia="Arial" w:cs="Arial"/>
      <w:spacing w:val="-10"/>
      <w:sz w:val="56"/>
      <w:szCs w:val="56"/>
    </w:rPr>
  </w:style>
  <w:style w:type="paragraph" w:styleId="898">
    <w:name w:val="Subtitle"/>
    <w:basedOn w:val="926"/>
    <w:next w:val="926"/>
    <w:link w:val="899"/>
    <w:uiPriority w:val="11"/>
    <w:qFormat/>
    <w:pPr>
      <w:numPr>
        <w:ilvl w:val="1"/>
      </w:numPr>
      <w:pBdr/>
      <w:spacing/>
      <w:ind/>
    </w:pPr>
    <w:rPr>
      <w:color w:val="595959" w:themeColor="text1" w:themeTint="A6"/>
      <w:spacing w:val="15"/>
      <w:sz w:val="28"/>
      <w:szCs w:val="28"/>
    </w:rPr>
  </w:style>
  <w:style w:type="character" w:styleId="899">
    <w:name w:val="Subtitle Char"/>
    <w:basedOn w:val="886"/>
    <w:link w:val="898"/>
    <w:uiPriority w:val="11"/>
    <w:pPr>
      <w:pBdr/>
      <w:spacing/>
      <w:ind/>
    </w:pPr>
    <w:rPr>
      <w:color w:val="595959" w:themeColor="text1" w:themeTint="A6"/>
      <w:spacing w:val="15"/>
      <w:sz w:val="28"/>
      <w:szCs w:val="28"/>
    </w:rPr>
  </w:style>
  <w:style w:type="paragraph" w:styleId="900">
    <w:name w:val="Quote"/>
    <w:basedOn w:val="926"/>
    <w:next w:val="926"/>
    <w:link w:val="901"/>
    <w:uiPriority w:val="29"/>
    <w:qFormat/>
    <w:pPr>
      <w:pBdr/>
      <w:spacing w:before="160"/>
      <w:ind/>
      <w:jc w:val="center"/>
    </w:pPr>
    <w:rPr>
      <w:i/>
      <w:iCs/>
      <w:color w:val="404040" w:themeColor="text1" w:themeTint="BF"/>
    </w:rPr>
  </w:style>
  <w:style w:type="character" w:styleId="901">
    <w:name w:val="Quote Char"/>
    <w:basedOn w:val="886"/>
    <w:link w:val="900"/>
    <w:uiPriority w:val="29"/>
    <w:pPr>
      <w:pBdr/>
      <w:spacing/>
      <w:ind/>
    </w:pPr>
    <w:rPr>
      <w:i/>
      <w:iCs/>
      <w:color w:val="404040" w:themeColor="text1" w:themeTint="BF"/>
    </w:rPr>
  </w:style>
  <w:style w:type="character" w:styleId="902">
    <w:name w:val="Intense Emphasis"/>
    <w:basedOn w:val="886"/>
    <w:uiPriority w:val="21"/>
    <w:qFormat/>
    <w:pPr>
      <w:pBdr/>
      <w:spacing/>
      <w:ind/>
    </w:pPr>
    <w:rPr>
      <w:i/>
      <w:iCs/>
      <w:color w:val="0f4761" w:themeColor="accent1" w:themeShade="BF"/>
    </w:rPr>
  </w:style>
  <w:style w:type="paragraph" w:styleId="903">
    <w:name w:val="Intense Quote"/>
    <w:basedOn w:val="926"/>
    <w:next w:val="926"/>
    <w:link w:val="90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4">
    <w:name w:val="Intense Quote Char"/>
    <w:basedOn w:val="886"/>
    <w:link w:val="903"/>
    <w:uiPriority w:val="30"/>
    <w:pPr>
      <w:pBdr/>
      <w:spacing/>
      <w:ind/>
    </w:pPr>
    <w:rPr>
      <w:i/>
      <w:iCs/>
      <w:color w:val="0f4761" w:themeColor="accent1" w:themeShade="BF"/>
    </w:rPr>
  </w:style>
  <w:style w:type="character" w:styleId="905">
    <w:name w:val="Intense Reference"/>
    <w:basedOn w:val="886"/>
    <w:uiPriority w:val="32"/>
    <w:qFormat/>
    <w:pPr>
      <w:pBdr/>
      <w:spacing/>
      <w:ind/>
    </w:pPr>
    <w:rPr>
      <w:b/>
      <w:bCs/>
      <w:smallCaps/>
      <w:color w:val="0f4761" w:themeColor="accent1" w:themeShade="BF"/>
      <w:spacing w:val="5"/>
    </w:rPr>
  </w:style>
  <w:style w:type="character" w:styleId="906">
    <w:name w:val="Subtle Emphasis"/>
    <w:basedOn w:val="886"/>
    <w:uiPriority w:val="19"/>
    <w:qFormat/>
    <w:pPr>
      <w:pBdr/>
      <w:spacing/>
      <w:ind/>
    </w:pPr>
    <w:rPr>
      <w:i/>
      <w:iCs/>
      <w:color w:val="404040" w:themeColor="text1" w:themeTint="BF"/>
    </w:rPr>
  </w:style>
  <w:style w:type="character" w:styleId="907">
    <w:name w:val="Emphasis"/>
    <w:basedOn w:val="886"/>
    <w:uiPriority w:val="20"/>
    <w:qFormat/>
    <w:pPr>
      <w:pBdr/>
      <w:spacing/>
      <w:ind/>
    </w:pPr>
    <w:rPr>
      <w:i/>
      <w:iCs/>
    </w:rPr>
  </w:style>
  <w:style w:type="character" w:styleId="908">
    <w:name w:val="Strong"/>
    <w:basedOn w:val="886"/>
    <w:uiPriority w:val="22"/>
    <w:qFormat/>
    <w:pPr>
      <w:pBdr/>
      <w:spacing/>
      <w:ind/>
    </w:pPr>
    <w:rPr>
      <w:b/>
      <w:bCs/>
    </w:rPr>
  </w:style>
  <w:style w:type="character" w:styleId="909">
    <w:name w:val="Subtle Reference"/>
    <w:basedOn w:val="886"/>
    <w:uiPriority w:val="31"/>
    <w:qFormat/>
    <w:pPr>
      <w:pBdr/>
      <w:spacing/>
      <w:ind/>
    </w:pPr>
    <w:rPr>
      <w:smallCaps/>
      <w:color w:val="5a5a5a" w:themeColor="text1" w:themeTint="A5"/>
    </w:rPr>
  </w:style>
  <w:style w:type="character" w:styleId="910">
    <w:name w:val="Book Title"/>
    <w:basedOn w:val="886"/>
    <w:uiPriority w:val="33"/>
    <w:qFormat/>
    <w:pPr>
      <w:pBdr/>
      <w:spacing/>
      <w:ind/>
    </w:pPr>
    <w:rPr>
      <w:b/>
      <w:bCs/>
      <w:i/>
      <w:iCs/>
      <w:spacing w:val="5"/>
    </w:rPr>
  </w:style>
  <w:style w:type="paragraph" w:styleId="911">
    <w:name w:val="Header"/>
    <w:basedOn w:val="926"/>
    <w:link w:val="912"/>
    <w:uiPriority w:val="99"/>
    <w:unhideWhenUsed/>
    <w:pPr>
      <w:pBdr/>
      <w:tabs>
        <w:tab w:val="center" w:leader="none" w:pos="4844"/>
        <w:tab w:val="right" w:leader="none" w:pos="9689"/>
      </w:tabs>
      <w:spacing w:after="0" w:line="240" w:lineRule="auto"/>
      <w:ind/>
    </w:pPr>
  </w:style>
  <w:style w:type="character" w:styleId="912">
    <w:name w:val="Header Char"/>
    <w:basedOn w:val="886"/>
    <w:link w:val="911"/>
    <w:uiPriority w:val="99"/>
    <w:pPr>
      <w:pBdr/>
      <w:spacing/>
      <w:ind/>
    </w:pPr>
  </w:style>
  <w:style w:type="paragraph" w:styleId="913">
    <w:name w:val="Footer"/>
    <w:basedOn w:val="926"/>
    <w:link w:val="914"/>
    <w:uiPriority w:val="99"/>
    <w:unhideWhenUsed/>
    <w:pPr>
      <w:pBdr/>
      <w:tabs>
        <w:tab w:val="center" w:leader="none" w:pos="4844"/>
        <w:tab w:val="right" w:leader="none" w:pos="9689"/>
      </w:tabs>
      <w:spacing w:after="0" w:line="240" w:lineRule="auto"/>
      <w:ind/>
    </w:pPr>
  </w:style>
  <w:style w:type="character" w:styleId="914">
    <w:name w:val="Footer Char"/>
    <w:basedOn w:val="886"/>
    <w:link w:val="913"/>
    <w:uiPriority w:val="99"/>
    <w:pPr>
      <w:pBdr/>
      <w:spacing/>
      <w:ind/>
    </w:pPr>
  </w:style>
  <w:style w:type="paragraph" w:styleId="915">
    <w:name w:val="Caption"/>
    <w:basedOn w:val="926"/>
    <w:next w:val="926"/>
    <w:uiPriority w:val="35"/>
    <w:unhideWhenUsed/>
    <w:qFormat/>
    <w:pPr>
      <w:pBdr/>
      <w:spacing w:after="200" w:line="240" w:lineRule="auto"/>
      <w:ind/>
    </w:pPr>
    <w:rPr>
      <w:i/>
      <w:iCs/>
      <w:color w:val="0e2841" w:themeColor="text2"/>
      <w:sz w:val="18"/>
      <w:szCs w:val="18"/>
    </w:rPr>
  </w:style>
  <w:style w:type="paragraph" w:styleId="916">
    <w:name w:val="footnote text"/>
    <w:basedOn w:val="926"/>
    <w:link w:val="917"/>
    <w:uiPriority w:val="99"/>
    <w:semiHidden/>
    <w:unhideWhenUsed/>
    <w:pPr>
      <w:pBdr/>
      <w:spacing w:after="0" w:line="240" w:lineRule="auto"/>
      <w:ind/>
    </w:pPr>
    <w:rPr>
      <w:sz w:val="20"/>
      <w:szCs w:val="20"/>
    </w:rPr>
  </w:style>
  <w:style w:type="character" w:styleId="917">
    <w:name w:val="Footnote Text Char"/>
    <w:basedOn w:val="886"/>
    <w:link w:val="916"/>
    <w:uiPriority w:val="99"/>
    <w:semiHidden/>
    <w:pPr>
      <w:pBdr/>
      <w:spacing/>
      <w:ind/>
    </w:pPr>
    <w:rPr>
      <w:sz w:val="20"/>
      <w:szCs w:val="20"/>
    </w:rPr>
  </w:style>
  <w:style w:type="character" w:styleId="918">
    <w:name w:val="footnote reference"/>
    <w:basedOn w:val="886"/>
    <w:uiPriority w:val="99"/>
    <w:semiHidden/>
    <w:unhideWhenUsed/>
    <w:pPr>
      <w:pBdr/>
      <w:spacing/>
      <w:ind/>
    </w:pPr>
    <w:rPr>
      <w:vertAlign w:val="superscript"/>
    </w:rPr>
  </w:style>
  <w:style w:type="paragraph" w:styleId="919">
    <w:name w:val="endnote text"/>
    <w:basedOn w:val="926"/>
    <w:link w:val="920"/>
    <w:uiPriority w:val="99"/>
    <w:semiHidden/>
    <w:unhideWhenUsed/>
    <w:pPr>
      <w:pBdr/>
      <w:spacing w:after="0" w:line="240" w:lineRule="auto"/>
      <w:ind/>
    </w:pPr>
    <w:rPr>
      <w:sz w:val="20"/>
      <w:szCs w:val="20"/>
    </w:rPr>
  </w:style>
  <w:style w:type="character" w:styleId="920">
    <w:name w:val="Endnote Text Char"/>
    <w:basedOn w:val="886"/>
    <w:link w:val="919"/>
    <w:uiPriority w:val="99"/>
    <w:semiHidden/>
    <w:pPr>
      <w:pBdr/>
      <w:spacing/>
      <w:ind/>
    </w:pPr>
    <w:rPr>
      <w:sz w:val="20"/>
      <w:szCs w:val="20"/>
    </w:rPr>
  </w:style>
  <w:style w:type="character" w:styleId="921">
    <w:name w:val="endnote reference"/>
    <w:basedOn w:val="886"/>
    <w:uiPriority w:val="99"/>
    <w:semiHidden/>
    <w:unhideWhenUsed/>
    <w:pPr>
      <w:pBdr/>
      <w:spacing/>
      <w:ind/>
    </w:pPr>
    <w:rPr>
      <w:vertAlign w:val="superscript"/>
    </w:rPr>
  </w:style>
  <w:style w:type="character" w:styleId="922">
    <w:name w:val="Hyperlink"/>
    <w:basedOn w:val="886"/>
    <w:uiPriority w:val="99"/>
    <w:unhideWhenUsed/>
    <w:pPr>
      <w:pBdr/>
      <w:spacing/>
      <w:ind/>
    </w:pPr>
    <w:rPr>
      <w:color w:val="0563c1" w:themeColor="hyperlink"/>
      <w:u w:val="single"/>
    </w:rPr>
  </w:style>
  <w:style w:type="character" w:styleId="923">
    <w:name w:val="FollowedHyperlink"/>
    <w:basedOn w:val="886"/>
    <w:uiPriority w:val="99"/>
    <w:semiHidden/>
    <w:unhideWhenUsed/>
    <w:pPr>
      <w:pBdr/>
      <w:spacing/>
      <w:ind/>
    </w:pPr>
    <w:rPr>
      <w:color w:val="954f72" w:themeColor="followedHyperlink"/>
      <w:u w:val="single"/>
    </w:rPr>
  </w:style>
  <w:style w:type="paragraph" w:styleId="924">
    <w:name w:val="TOC Heading"/>
    <w:uiPriority w:val="39"/>
    <w:unhideWhenUsed/>
    <w:pPr>
      <w:pBdr/>
      <w:spacing/>
      <w:ind/>
    </w:pPr>
  </w:style>
  <w:style w:type="paragraph" w:styleId="925">
    <w:name w:val="table of figures"/>
    <w:basedOn w:val="926"/>
    <w:next w:val="926"/>
    <w:uiPriority w:val="99"/>
    <w:unhideWhenUsed/>
    <w:pPr>
      <w:pBdr/>
      <w:spacing w:after="0" w:afterAutospacing="0"/>
      <w:ind/>
    </w:pPr>
  </w:style>
  <w:style w:type="paragraph" w:styleId="926" w:default="1">
    <w:name w:val="Normal"/>
    <w:qFormat/>
    <w:pPr>
      <w:pBdr/>
      <w:spacing/>
      <w:ind/>
    </w:pPr>
  </w:style>
  <w:style w:type="table" w:styleId="9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8" w:default="1">
    <w:name w:val="No List"/>
    <w:uiPriority w:val="99"/>
    <w:semiHidden/>
    <w:unhideWhenUsed/>
    <w:pPr>
      <w:pBdr/>
      <w:spacing/>
      <w:ind/>
    </w:pPr>
  </w:style>
  <w:style w:type="paragraph" w:styleId="929">
    <w:name w:val="No Spacing"/>
    <w:basedOn w:val="926"/>
    <w:uiPriority w:val="1"/>
    <w:qFormat/>
    <w:pPr>
      <w:pBdr/>
      <w:spacing w:after="0" w:line="240" w:lineRule="auto"/>
      <w:ind/>
    </w:pPr>
  </w:style>
  <w:style w:type="paragraph" w:styleId="930">
    <w:name w:val="List Paragraph"/>
    <w:basedOn w:val="92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yperlink" Target="mailto:bf-lehren@hdm-stuttgart.de." TargetMode="External"/><Relationship Id="rId11" Type="http://schemas.openxmlformats.org/officeDocument/2006/relationships/hyperlink" Target="http://kontakt@iaap-dach.org" TargetMode="External"/><Relationship Id="rId12" Type="http://schemas.openxmlformats.org/officeDocument/2006/relationships/image" Target="media/image1.png"/><Relationship Id="rId13" Type="http://schemas.openxmlformats.org/officeDocument/2006/relationships/comments" Target="comments.xml" /><Relationship Id="rId14" Type="http://schemas.microsoft.com/office/2011/relationships/commentsExtended" Target="commentsExtended.xml" /><Relationship Id="rId15" Type="http://schemas.microsoft.com/office/2018/08/relationships/commentsExtensible" Target="commentsExtensible.xml" /><Relationship Id="rId16" Type="http://schemas.microsoft.com/office/2016/09/relationships/commentsIds" Target="commentsIds.xml" /><Relationship Id="rId17"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ONLYOFFICE/9.0.0.168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Zimmermann Gottfried</cp:lastModifiedBy>
  <cp:revision>12</cp:revision>
  <dcterms:modified xsi:type="dcterms:W3CDTF">2025-06-24T05:28:13Z</dcterms:modified>
</cp:coreProperties>
</file>